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w:cs="Roboto" w:eastAsia="Roboto" w:hAnsi="Roboto"/>
          <w:b w:val="1"/>
          <w:sz w:val="48"/>
          <w:szCs w:val="48"/>
          <w:rtl w:val="0"/>
        </w:rPr>
        <w:t xml:space="preserve">List out Unity LifeCycle</w:t>
      </w:r>
      <w:r w:rsidDel="00000000" w:rsidR="00000000" w:rsidRPr="00000000">
        <w:rPr>
          <w:rtl w:val="0"/>
        </w:rPr>
      </w:r>
    </w:p>
    <w:p w:rsidR="00000000" w:rsidDel="00000000" w:rsidP="00000000" w:rsidRDefault="00000000" w:rsidRPr="00000000" w14:paraId="00000002">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Awake</w:t>
      </w:r>
    </w:p>
    <w:p w:rsidR="00000000" w:rsidDel="00000000" w:rsidP="00000000" w:rsidRDefault="00000000" w:rsidRPr="00000000" w14:paraId="00000003">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OnEnable</w:t>
      </w:r>
    </w:p>
    <w:p w:rsidR="00000000" w:rsidDel="00000000" w:rsidP="00000000" w:rsidRDefault="00000000" w:rsidRPr="00000000" w14:paraId="00000004">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Onstart</w:t>
      </w:r>
    </w:p>
    <w:p w:rsidR="00000000" w:rsidDel="00000000" w:rsidP="00000000" w:rsidRDefault="00000000" w:rsidRPr="00000000" w14:paraId="00000005">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FixedUpdate</w:t>
      </w:r>
    </w:p>
    <w:p w:rsidR="00000000" w:rsidDel="00000000" w:rsidP="00000000" w:rsidRDefault="00000000" w:rsidRPr="00000000" w14:paraId="00000006">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Update</w:t>
      </w:r>
    </w:p>
    <w:p w:rsidR="00000000" w:rsidDel="00000000" w:rsidP="00000000" w:rsidRDefault="00000000" w:rsidRPr="00000000" w14:paraId="00000007">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LateUpdate</w:t>
      </w:r>
    </w:p>
    <w:p w:rsidR="00000000" w:rsidDel="00000000" w:rsidP="00000000" w:rsidRDefault="00000000" w:rsidRPr="00000000" w14:paraId="00000008">
      <w:pPr>
        <w:numPr>
          <w:ilvl w:val="0"/>
          <w:numId w:val="39"/>
        </w:numPr>
        <w:ind w:left="1440" w:hanging="360"/>
        <w:rPr>
          <w:rFonts w:ascii="Roboto" w:cs="Roboto" w:eastAsia="Roboto" w:hAnsi="Roboto"/>
          <w:u w:val="none"/>
        </w:rPr>
      </w:pPr>
      <w:r w:rsidDel="00000000" w:rsidR="00000000" w:rsidRPr="00000000">
        <w:rPr>
          <w:rFonts w:ascii="Roboto" w:cs="Roboto" w:eastAsia="Roboto" w:hAnsi="Roboto"/>
          <w:rtl w:val="0"/>
        </w:rPr>
        <w:t xml:space="preserve">OnGUI</w:t>
      </w:r>
    </w:p>
    <w:p w:rsidR="00000000" w:rsidDel="00000000" w:rsidP="00000000" w:rsidRDefault="00000000" w:rsidRPr="00000000" w14:paraId="00000009">
      <w:pPr>
        <w:numPr>
          <w:ilvl w:val="0"/>
          <w:numId w:val="39"/>
        </w:numPr>
        <w:ind w:left="1440" w:hanging="360"/>
        <w:rPr>
          <w:rFonts w:ascii="Roboto" w:cs="Roboto" w:eastAsia="Roboto" w:hAnsi="Roboto"/>
          <w:u w:val="none"/>
        </w:rPr>
      </w:pPr>
      <w:r w:rsidDel="00000000" w:rsidR="00000000" w:rsidRPr="00000000">
        <w:rPr>
          <w:rFonts w:ascii="Roboto" w:cs="Roboto" w:eastAsia="Roboto" w:hAnsi="Roboto"/>
          <w:rtl w:val="0"/>
        </w:rPr>
        <w:t xml:space="preserve">OnDisable</w:t>
      </w:r>
    </w:p>
    <w:p w:rsidR="00000000" w:rsidDel="00000000" w:rsidP="00000000" w:rsidRDefault="00000000" w:rsidRPr="00000000" w14:paraId="0000000A">
      <w:pPr>
        <w:numPr>
          <w:ilvl w:val="0"/>
          <w:numId w:val="39"/>
        </w:numPr>
        <w:ind w:left="1440" w:hanging="360"/>
        <w:rPr>
          <w:rFonts w:ascii="Roboto" w:cs="Roboto" w:eastAsia="Roboto" w:hAnsi="Roboto"/>
          <w:u w:val="none"/>
        </w:rPr>
      </w:pPr>
      <w:r w:rsidDel="00000000" w:rsidR="00000000" w:rsidRPr="00000000">
        <w:rPr>
          <w:rFonts w:ascii="Roboto" w:cs="Roboto" w:eastAsia="Roboto" w:hAnsi="Roboto"/>
          <w:rtl w:val="0"/>
        </w:rPr>
        <w:t xml:space="preserve">OnDestroy</w:t>
      </w:r>
    </w:p>
    <w:p w:rsidR="00000000" w:rsidDel="00000000" w:rsidP="00000000" w:rsidRDefault="00000000" w:rsidRPr="00000000" w14:paraId="0000000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C">
      <w:pPr>
        <w:pStyle w:val="Title"/>
        <w:rPr/>
      </w:pPr>
      <w:bookmarkStart w:colFirst="0" w:colLast="0" w:name="_heading=h.5ut4wdkd2llr" w:id="1"/>
      <w:bookmarkEnd w:id="1"/>
      <w:r w:rsidDel="00000000" w:rsidR="00000000" w:rsidRPr="00000000">
        <w:rPr>
          <w:rFonts w:ascii="Roboto" w:cs="Roboto" w:eastAsia="Roboto" w:hAnsi="Roboto"/>
          <w:b w:val="1"/>
          <w:sz w:val="48"/>
          <w:szCs w:val="48"/>
          <w:rtl w:val="0"/>
        </w:rPr>
        <w:t xml:space="preserve">List out UI Elements</w:t>
      </w:r>
      <w:r w:rsidDel="00000000" w:rsidR="00000000" w:rsidRPr="00000000">
        <w:rPr>
          <w:rtl w:val="0"/>
        </w:rPr>
      </w:r>
    </w:p>
    <w:p w:rsidR="00000000" w:rsidDel="00000000" w:rsidP="00000000" w:rsidRDefault="00000000" w:rsidRPr="00000000" w14:paraId="0000000D">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Image</w:t>
      </w:r>
    </w:p>
    <w:p w:rsidR="00000000" w:rsidDel="00000000" w:rsidP="00000000" w:rsidRDefault="00000000" w:rsidRPr="00000000" w14:paraId="0000000E">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Panel</w:t>
      </w:r>
    </w:p>
    <w:p w:rsidR="00000000" w:rsidDel="00000000" w:rsidP="00000000" w:rsidRDefault="00000000" w:rsidRPr="00000000" w14:paraId="0000000F">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Button</w:t>
        <w:tab/>
      </w:r>
    </w:p>
    <w:p w:rsidR="00000000" w:rsidDel="00000000" w:rsidP="00000000" w:rsidRDefault="00000000" w:rsidRPr="00000000" w14:paraId="00000010">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Slider</w:t>
      </w:r>
    </w:p>
    <w:p w:rsidR="00000000" w:rsidDel="00000000" w:rsidP="00000000" w:rsidRDefault="00000000" w:rsidRPr="00000000" w14:paraId="00000011">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Scollerview</w:t>
      </w:r>
    </w:p>
    <w:p w:rsidR="00000000" w:rsidDel="00000000" w:rsidP="00000000" w:rsidRDefault="00000000" w:rsidRPr="00000000" w14:paraId="00000012">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Text</w:t>
      </w:r>
    </w:p>
    <w:p w:rsidR="00000000" w:rsidDel="00000000" w:rsidP="00000000" w:rsidRDefault="00000000" w:rsidRPr="00000000" w14:paraId="00000013">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RawImage</w:t>
      </w:r>
    </w:p>
    <w:p w:rsidR="00000000" w:rsidDel="00000000" w:rsidP="00000000" w:rsidRDefault="00000000" w:rsidRPr="00000000" w14:paraId="00000014">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Canvas</w:t>
      </w:r>
    </w:p>
    <w:p w:rsidR="00000000" w:rsidDel="00000000" w:rsidP="00000000" w:rsidRDefault="00000000" w:rsidRPr="00000000" w14:paraId="00000015">
      <w:pPr>
        <w:numPr>
          <w:ilvl w:val="0"/>
          <w:numId w:val="39"/>
        </w:numPr>
        <w:ind w:left="1440" w:hanging="360"/>
        <w:rPr>
          <w:rFonts w:ascii="Roboto" w:cs="Roboto" w:eastAsia="Roboto" w:hAnsi="Roboto"/>
        </w:rPr>
      </w:pPr>
      <w:r w:rsidDel="00000000" w:rsidR="00000000" w:rsidRPr="00000000">
        <w:rPr>
          <w:rFonts w:ascii="Roboto" w:cs="Roboto" w:eastAsia="Roboto" w:hAnsi="Roboto"/>
          <w:rtl w:val="0"/>
        </w:rPr>
        <w:t xml:space="preserve">DropDown</w:t>
      </w:r>
    </w:p>
    <w:p w:rsidR="00000000" w:rsidDel="00000000" w:rsidP="00000000" w:rsidRDefault="00000000" w:rsidRPr="00000000" w14:paraId="00000016">
      <w:pPr>
        <w:numPr>
          <w:ilvl w:val="0"/>
          <w:numId w:val="39"/>
        </w:numPr>
        <w:ind w:left="1440" w:hanging="360"/>
        <w:rPr>
          <w:rFonts w:ascii="Roboto" w:cs="Roboto" w:eastAsia="Roboto" w:hAnsi="Roboto"/>
          <w:u w:val="none"/>
        </w:rPr>
      </w:pPr>
      <w:r w:rsidDel="00000000" w:rsidR="00000000" w:rsidRPr="00000000">
        <w:rPr>
          <w:rFonts w:ascii="Roboto" w:cs="Roboto" w:eastAsia="Roboto" w:hAnsi="Roboto"/>
          <w:rtl w:val="0"/>
        </w:rPr>
        <w:t xml:space="preserve">InputField</w:t>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pStyle w:val="Heading2"/>
        <w:keepNext w:val="0"/>
        <w:keepLines w:val="0"/>
        <w:spacing w:after="160" w:before="160" w:lineRule="auto"/>
        <w:rPr>
          <w:rFonts w:ascii="Roboto" w:cs="Roboto" w:eastAsia="Roboto" w:hAnsi="Roboto"/>
          <w:b w:val="1"/>
          <w:sz w:val="48"/>
          <w:szCs w:val="48"/>
        </w:rPr>
      </w:pPr>
      <w:bookmarkStart w:colFirst="0" w:colLast="0" w:name="_heading=h.p6dqqkyhrtkq" w:id="2"/>
      <w:bookmarkEnd w:id="2"/>
      <w:r w:rsidDel="00000000" w:rsidR="00000000" w:rsidRPr="00000000">
        <w:rPr>
          <w:rFonts w:ascii="Roboto" w:cs="Roboto" w:eastAsia="Roboto" w:hAnsi="Roboto"/>
          <w:b w:val="1"/>
          <w:sz w:val="48"/>
          <w:szCs w:val="48"/>
          <w:rtl w:val="0"/>
        </w:rPr>
        <w:t xml:space="preserve">Awake </w:t>
      </w:r>
    </w:p>
    <w:p w:rsidR="00000000" w:rsidDel="00000000" w:rsidP="00000000" w:rsidRDefault="00000000" w:rsidRPr="00000000" w14:paraId="00000019">
      <w:pPr>
        <w:numPr>
          <w:ilvl w:val="0"/>
          <w:numId w:val="27"/>
        </w:numPr>
        <w:ind w:left="720" w:hanging="360"/>
        <w:rPr>
          <w:rFonts w:ascii="Roboto" w:cs="Roboto" w:eastAsia="Roboto" w:hAnsi="Roboto"/>
          <w:color w:val="455463"/>
          <w:sz w:val="21"/>
          <w:szCs w:val="21"/>
          <w:u w:val="none"/>
        </w:rPr>
      </w:pPr>
      <w:r w:rsidDel="00000000" w:rsidR="00000000" w:rsidRPr="00000000">
        <w:rPr>
          <w:rFonts w:ascii="Roboto" w:cs="Roboto" w:eastAsia="Roboto" w:hAnsi="Roboto"/>
          <w:color w:val="455463"/>
          <w:sz w:val="21"/>
          <w:szCs w:val="21"/>
          <w:rtl w:val="0"/>
        </w:rPr>
        <w:t xml:space="preserve">Awake is called either when an active GameObject that contains the script is initialized when a Scene loads</w:t>
      </w:r>
    </w:p>
    <w:p w:rsidR="00000000" w:rsidDel="00000000" w:rsidP="00000000" w:rsidRDefault="00000000" w:rsidRPr="00000000" w14:paraId="0000001A">
      <w:pPr>
        <w:numPr>
          <w:ilvl w:val="0"/>
          <w:numId w:val="27"/>
        </w:numPr>
        <w:ind w:left="720" w:hanging="360"/>
        <w:rPr>
          <w:rFonts w:ascii="Roboto" w:cs="Roboto" w:eastAsia="Roboto" w:hAnsi="Roboto"/>
          <w:color w:val="455463"/>
          <w:sz w:val="21"/>
          <w:szCs w:val="21"/>
          <w:u w:val="none"/>
        </w:rPr>
      </w:pPr>
      <w:r w:rsidDel="00000000" w:rsidR="00000000" w:rsidRPr="00000000">
        <w:rPr>
          <w:rFonts w:ascii="Roboto" w:cs="Roboto" w:eastAsia="Roboto" w:hAnsi="Roboto"/>
          <w:color w:val="455463"/>
          <w:sz w:val="21"/>
          <w:szCs w:val="21"/>
          <w:rtl w:val="0"/>
        </w:rPr>
        <w:t xml:space="preserve"> </w:t>
      </w:r>
      <w:r w:rsidDel="00000000" w:rsidR="00000000" w:rsidRPr="00000000">
        <w:rPr>
          <w:rFonts w:ascii="Roboto" w:cs="Roboto" w:eastAsia="Roboto" w:hAnsi="Roboto"/>
          <w:color w:val="455463"/>
          <w:sz w:val="21"/>
          <w:szCs w:val="21"/>
          <w:rtl w:val="0"/>
        </w:rPr>
        <w:t xml:space="preserve">Awake</w:t>
      </w:r>
      <w:r w:rsidDel="00000000" w:rsidR="00000000" w:rsidRPr="00000000">
        <w:rPr>
          <w:rFonts w:ascii="Roboto" w:cs="Roboto" w:eastAsia="Roboto" w:hAnsi="Roboto"/>
          <w:color w:val="455463"/>
          <w:sz w:val="21"/>
          <w:szCs w:val="21"/>
          <w:rtl w:val="0"/>
        </w:rPr>
        <w:t xml:space="preserve"> is called even if the script is a disabled component of an active GameObject.</w:t>
      </w:r>
    </w:p>
    <w:p w:rsidR="00000000" w:rsidDel="00000000" w:rsidP="00000000" w:rsidRDefault="00000000" w:rsidRPr="00000000" w14:paraId="0000001B">
      <w:pPr>
        <w:numPr>
          <w:ilvl w:val="0"/>
          <w:numId w:val="27"/>
        </w:numPr>
        <w:ind w:left="720" w:hanging="360"/>
        <w:rPr>
          <w:rFonts w:ascii="Roboto" w:cs="Roboto" w:eastAsia="Roboto" w:hAnsi="Roboto"/>
          <w:color w:val="455463"/>
          <w:sz w:val="21"/>
          <w:szCs w:val="21"/>
          <w:u w:val="none"/>
        </w:rPr>
      </w:pPr>
      <w:r w:rsidDel="00000000" w:rsidR="00000000" w:rsidRPr="00000000">
        <w:rPr>
          <w:rFonts w:ascii="Roboto" w:cs="Roboto" w:eastAsia="Roboto" w:hAnsi="Roboto"/>
          <w:color w:val="455463"/>
          <w:sz w:val="21"/>
          <w:szCs w:val="21"/>
          <w:rtl w:val="0"/>
        </w:rPr>
        <w:t xml:space="preserve">Unity calls </w:t>
      </w:r>
      <w:r w:rsidDel="00000000" w:rsidR="00000000" w:rsidRPr="00000000">
        <w:rPr>
          <w:rFonts w:ascii="Roboto" w:cs="Roboto" w:eastAsia="Roboto" w:hAnsi="Roboto"/>
          <w:color w:val="455463"/>
          <w:sz w:val="21"/>
          <w:szCs w:val="21"/>
          <w:rtl w:val="0"/>
        </w:rPr>
        <w:t xml:space="preserve">Awake</w:t>
      </w:r>
      <w:r w:rsidDel="00000000" w:rsidR="00000000" w:rsidRPr="00000000">
        <w:rPr>
          <w:rFonts w:ascii="Roboto" w:cs="Roboto" w:eastAsia="Roboto" w:hAnsi="Roboto"/>
          <w:color w:val="455463"/>
          <w:sz w:val="21"/>
          <w:szCs w:val="21"/>
          <w:rtl w:val="0"/>
        </w:rPr>
        <w:t xml:space="preserve"> only once during the lifetime of the script instance. </w:t>
      </w:r>
    </w:p>
    <w:p w:rsidR="00000000" w:rsidDel="00000000" w:rsidP="00000000" w:rsidRDefault="00000000" w:rsidRPr="00000000" w14:paraId="0000001C">
      <w:pPr>
        <w:numPr>
          <w:ilvl w:val="0"/>
          <w:numId w:val="27"/>
        </w:numPr>
        <w:ind w:left="720" w:hanging="360"/>
        <w:rPr>
          <w:rFonts w:ascii="Roboto" w:cs="Roboto" w:eastAsia="Roboto" w:hAnsi="Roboto"/>
          <w:color w:val="455463"/>
          <w:sz w:val="21"/>
          <w:szCs w:val="21"/>
          <w:u w:val="none"/>
        </w:rPr>
      </w:pPr>
      <w:r w:rsidDel="00000000" w:rsidR="00000000" w:rsidRPr="00000000">
        <w:rPr>
          <w:rFonts w:ascii="Roboto" w:cs="Roboto" w:eastAsia="Roboto" w:hAnsi="Roboto"/>
          <w:color w:val="455463"/>
          <w:sz w:val="21"/>
          <w:szCs w:val="21"/>
          <w:rtl w:val="0"/>
        </w:rPr>
        <w:t xml:space="preserve">Awake</w:t>
      </w:r>
      <w:r w:rsidDel="00000000" w:rsidR="00000000" w:rsidRPr="00000000">
        <w:rPr>
          <w:rFonts w:ascii="Roboto" w:cs="Roboto" w:eastAsia="Roboto" w:hAnsi="Roboto"/>
          <w:color w:val="455463"/>
          <w:sz w:val="21"/>
          <w:szCs w:val="21"/>
          <w:rtl w:val="0"/>
        </w:rPr>
        <w:t xml:space="preserve"> is always called before any </w:t>
      </w:r>
      <w:r w:rsidDel="00000000" w:rsidR="00000000" w:rsidRPr="00000000">
        <w:rPr>
          <w:rFonts w:ascii="Roboto Mono" w:cs="Roboto Mono" w:eastAsia="Roboto Mono" w:hAnsi="Roboto Mono"/>
          <w:color w:val="c7254e"/>
          <w:sz w:val="19"/>
          <w:szCs w:val="19"/>
          <w:shd w:fill="f9f2f4" w:val="clear"/>
          <w:rtl w:val="0"/>
        </w:rPr>
        <w:t xml:space="preserve">Start</w:t>
      </w:r>
      <w:r w:rsidDel="00000000" w:rsidR="00000000" w:rsidRPr="00000000">
        <w:rPr>
          <w:rFonts w:ascii="Roboto" w:cs="Roboto" w:eastAsia="Roboto" w:hAnsi="Roboto"/>
          <w:color w:val="455463"/>
          <w:sz w:val="21"/>
          <w:szCs w:val="21"/>
          <w:rtl w:val="0"/>
        </w:rPr>
        <w:t xml:space="preserve"> functions. </w:t>
      </w:r>
    </w:p>
    <w:p w:rsidR="00000000" w:rsidDel="00000000" w:rsidP="00000000" w:rsidRDefault="00000000" w:rsidRPr="00000000" w14:paraId="0000001D">
      <w:pPr>
        <w:numPr>
          <w:ilvl w:val="0"/>
          <w:numId w:val="27"/>
        </w:numPr>
        <w:ind w:left="720" w:hanging="360"/>
        <w:rPr>
          <w:rFonts w:ascii="Roboto" w:cs="Roboto" w:eastAsia="Roboto" w:hAnsi="Roboto"/>
          <w:color w:val="455463"/>
          <w:sz w:val="21"/>
          <w:szCs w:val="21"/>
          <w:u w:val="none"/>
        </w:rPr>
      </w:pPr>
      <w:r w:rsidDel="00000000" w:rsidR="00000000" w:rsidRPr="00000000">
        <w:rPr>
          <w:rFonts w:ascii="Roboto" w:cs="Roboto" w:eastAsia="Roboto" w:hAnsi="Roboto"/>
          <w:color w:val="455463"/>
          <w:sz w:val="21"/>
          <w:szCs w:val="21"/>
          <w:rtl w:val="0"/>
        </w:rPr>
        <w:t xml:space="preserve">Awake</w:t>
      </w:r>
      <w:r w:rsidDel="00000000" w:rsidR="00000000" w:rsidRPr="00000000">
        <w:rPr>
          <w:rFonts w:ascii="Roboto" w:cs="Roboto" w:eastAsia="Roboto" w:hAnsi="Roboto"/>
          <w:color w:val="455463"/>
          <w:sz w:val="21"/>
          <w:szCs w:val="21"/>
          <w:rtl w:val="0"/>
        </w:rPr>
        <w:t xml:space="preserve"> can not act as a coroutine.</w:t>
      </w:r>
    </w:p>
    <w:p w:rsidR="00000000" w:rsidDel="00000000" w:rsidP="00000000" w:rsidRDefault="00000000" w:rsidRPr="00000000" w14:paraId="0000001E">
      <w:pPr>
        <w:ind w:left="720" w:firstLine="0"/>
        <w:rPr>
          <w:rFonts w:ascii="Roboto" w:cs="Roboto" w:eastAsia="Roboto" w:hAnsi="Roboto"/>
          <w:color w:val="455463"/>
          <w:sz w:val="21"/>
          <w:szCs w:val="21"/>
        </w:rPr>
      </w:pPr>
      <w:r w:rsidDel="00000000" w:rsidR="00000000" w:rsidRPr="00000000">
        <w:rPr>
          <w:rtl w:val="0"/>
        </w:rPr>
      </w:r>
    </w:p>
    <w:p w:rsidR="00000000" w:rsidDel="00000000" w:rsidP="00000000" w:rsidRDefault="00000000" w:rsidRPr="00000000" w14:paraId="0000001F">
      <w:pP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Start</w:t>
      </w:r>
    </w:p>
    <w:p w:rsidR="00000000" w:rsidDel="00000000" w:rsidP="00000000" w:rsidRDefault="00000000" w:rsidRPr="00000000" w14:paraId="00000020">
      <w:pPr>
        <w:numPr>
          <w:ilvl w:val="0"/>
          <w:numId w:val="9"/>
        </w:numPr>
        <w:ind w:left="720" w:hanging="360"/>
        <w:rPr>
          <w:rFonts w:ascii="Roboto" w:cs="Roboto" w:eastAsia="Roboto" w:hAnsi="Roboto"/>
          <w:u w:val="none"/>
        </w:rPr>
      </w:pPr>
      <w:r w:rsidDel="00000000" w:rsidR="00000000" w:rsidRPr="00000000">
        <w:rPr>
          <w:rFonts w:ascii="Roboto" w:cs="Roboto" w:eastAsia="Roboto" w:hAnsi="Roboto"/>
          <w:color w:val="455463"/>
          <w:rtl w:val="0"/>
        </w:rPr>
        <w:t xml:space="preserve">Start is called on the frame when a script is enabled just before any of the Update methods are called the first time.</w:t>
      </w:r>
    </w:p>
    <w:p w:rsidR="00000000" w:rsidDel="00000000" w:rsidP="00000000" w:rsidRDefault="00000000" w:rsidRPr="00000000" w14:paraId="00000021">
      <w:pPr>
        <w:numPr>
          <w:ilvl w:val="0"/>
          <w:numId w:val="9"/>
        </w:numPr>
        <w:ind w:left="720" w:hanging="360"/>
        <w:rPr>
          <w:rFonts w:ascii="Roboto" w:cs="Roboto" w:eastAsia="Roboto" w:hAnsi="Roboto"/>
          <w:color w:val="455463"/>
          <w:u w:val="none"/>
        </w:rPr>
      </w:pPr>
      <w:r w:rsidDel="00000000" w:rsidR="00000000" w:rsidRPr="00000000">
        <w:rPr>
          <w:rFonts w:ascii="Roboto" w:cs="Roboto" w:eastAsia="Roboto" w:hAnsi="Roboto"/>
          <w:color w:val="455463"/>
          <w:sz w:val="21"/>
          <w:szCs w:val="21"/>
          <w:rtl w:val="0"/>
        </w:rPr>
        <w:t xml:space="preserve">Start is called exactly once in the lifetime of the script. </w:t>
      </w:r>
    </w:p>
    <w:p w:rsidR="00000000" w:rsidDel="00000000" w:rsidP="00000000" w:rsidRDefault="00000000" w:rsidRPr="00000000" w14:paraId="00000022">
      <w:pPr>
        <w:numPr>
          <w:ilvl w:val="0"/>
          <w:numId w:val="9"/>
        </w:numPr>
        <w:ind w:left="720" w:hanging="360"/>
        <w:rPr>
          <w:rFonts w:ascii="Roboto" w:cs="Roboto" w:eastAsia="Roboto" w:hAnsi="Roboto"/>
          <w:color w:val="455463"/>
          <w:sz w:val="21"/>
          <w:szCs w:val="21"/>
          <w:u w:val="none"/>
        </w:rPr>
      </w:pPr>
      <w:r w:rsidDel="00000000" w:rsidR="00000000" w:rsidRPr="00000000">
        <w:rPr>
          <w:rFonts w:ascii="Roboto" w:cs="Roboto" w:eastAsia="Roboto" w:hAnsi="Roboto"/>
          <w:color w:val="455463"/>
          <w:sz w:val="21"/>
          <w:szCs w:val="21"/>
          <w:rtl w:val="0"/>
        </w:rPr>
        <w:t xml:space="preserve">Start may not be called on the same frame as </w:t>
      </w:r>
      <w:r w:rsidDel="00000000" w:rsidR="00000000" w:rsidRPr="00000000">
        <w:rPr>
          <w:rFonts w:ascii="Roboto" w:cs="Roboto" w:eastAsia="Roboto" w:hAnsi="Roboto"/>
          <w:color w:val="455463"/>
          <w:sz w:val="21"/>
          <w:szCs w:val="21"/>
          <w:rtl w:val="0"/>
        </w:rPr>
        <w:t xml:space="preserve">Awake</w:t>
      </w:r>
      <w:r w:rsidDel="00000000" w:rsidR="00000000" w:rsidRPr="00000000">
        <w:rPr>
          <w:rFonts w:ascii="Roboto" w:cs="Roboto" w:eastAsia="Roboto" w:hAnsi="Roboto"/>
          <w:color w:val="455463"/>
          <w:sz w:val="21"/>
          <w:szCs w:val="21"/>
          <w:rtl w:val="0"/>
        </w:rPr>
        <w:t xml:space="preserve"> if the script is not enabled at initialisation time.</w:t>
      </w:r>
    </w:p>
    <w:p w:rsidR="00000000" w:rsidDel="00000000" w:rsidP="00000000" w:rsidRDefault="00000000" w:rsidRPr="00000000" w14:paraId="00000023">
      <w:pPr>
        <w:numPr>
          <w:ilvl w:val="0"/>
          <w:numId w:val="9"/>
        </w:numPr>
        <w:ind w:left="720" w:hanging="360"/>
        <w:rPr>
          <w:rFonts w:ascii="Roboto" w:cs="Roboto" w:eastAsia="Roboto" w:hAnsi="Roboto"/>
          <w:color w:val="455463"/>
          <w:sz w:val="21"/>
          <w:szCs w:val="21"/>
          <w:u w:val="none"/>
        </w:rPr>
      </w:pPr>
      <w:r w:rsidDel="00000000" w:rsidR="00000000" w:rsidRPr="00000000">
        <w:rPr>
          <w:rFonts w:ascii="Roboto" w:cs="Roboto" w:eastAsia="Roboto" w:hAnsi="Roboto"/>
          <w:color w:val="455463"/>
          <w:sz w:val="21"/>
          <w:szCs w:val="21"/>
          <w:rtl w:val="0"/>
        </w:rPr>
        <w:t xml:space="preserve">The Start function can be defined as a </w:t>
      </w:r>
      <w:hyperlink r:id="rId7">
        <w:r w:rsidDel="00000000" w:rsidR="00000000" w:rsidRPr="00000000">
          <w:rPr>
            <w:rFonts w:ascii="Roboto" w:cs="Roboto" w:eastAsia="Roboto" w:hAnsi="Roboto"/>
            <w:color w:val="b83c82"/>
            <w:sz w:val="21"/>
            <w:szCs w:val="21"/>
            <w:u w:val="single"/>
            <w:rtl w:val="0"/>
          </w:rPr>
          <w:t xml:space="preserve">Coroutine</w:t>
        </w:r>
      </w:hyperlink>
      <w:r w:rsidDel="00000000" w:rsidR="00000000" w:rsidRPr="00000000">
        <w:rPr>
          <w:rFonts w:ascii="Roboto" w:cs="Roboto" w:eastAsia="Roboto" w:hAnsi="Roboto"/>
          <w:color w:val="455463"/>
          <w:sz w:val="21"/>
          <w:szCs w:val="21"/>
          <w:rtl w:val="0"/>
        </w:rPr>
        <w:t xml:space="preserve">, which allows Start to suspend its execution (yield).</w:t>
      </w:r>
    </w:p>
    <w:p w:rsidR="00000000" w:rsidDel="00000000" w:rsidP="00000000" w:rsidRDefault="00000000" w:rsidRPr="00000000" w14:paraId="00000024">
      <w:pPr>
        <w:rPr>
          <w:rFonts w:ascii="Roboto" w:cs="Roboto" w:eastAsia="Roboto" w:hAnsi="Roboto"/>
          <w:b w:val="1"/>
          <w:color w:val="455463"/>
          <w:sz w:val="48"/>
          <w:szCs w:val="48"/>
        </w:rPr>
      </w:pPr>
      <w:r w:rsidDel="00000000" w:rsidR="00000000" w:rsidRPr="00000000">
        <w:rPr>
          <w:rtl w:val="0"/>
        </w:rPr>
      </w:r>
    </w:p>
    <w:p w:rsidR="00000000" w:rsidDel="00000000" w:rsidP="00000000" w:rsidRDefault="00000000" w:rsidRPr="00000000" w14:paraId="00000025">
      <w:pPr>
        <w:rPr>
          <w:rFonts w:ascii="Roboto" w:cs="Roboto" w:eastAsia="Roboto" w:hAnsi="Roboto"/>
          <w:color w:val="455463"/>
          <w:sz w:val="21"/>
          <w:szCs w:val="21"/>
        </w:rPr>
      </w:pPr>
      <w:r w:rsidDel="00000000" w:rsidR="00000000" w:rsidRPr="00000000">
        <w:rPr>
          <w:rtl w:val="0"/>
        </w:rPr>
      </w:r>
    </w:p>
    <w:p w:rsidR="00000000" w:rsidDel="00000000" w:rsidP="00000000" w:rsidRDefault="00000000" w:rsidRPr="00000000" w14:paraId="00000026">
      <w:pPr>
        <w:rPr>
          <w:rFonts w:ascii="Roboto" w:cs="Roboto" w:eastAsia="Roboto" w:hAnsi="Roboto"/>
          <w:color w:val="455463"/>
          <w:sz w:val="21"/>
          <w:szCs w:val="21"/>
        </w:rPr>
      </w:pPr>
      <w:r w:rsidDel="00000000" w:rsidR="00000000" w:rsidRPr="00000000">
        <w:rPr>
          <w:rtl w:val="0"/>
        </w:rPr>
      </w:r>
    </w:p>
    <w:p w:rsidR="00000000" w:rsidDel="00000000" w:rsidP="00000000" w:rsidRDefault="00000000" w:rsidRPr="00000000" w14:paraId="00000027">
      <w:pPr>
        <w:pStyle w:val="Heading2"/>
        <w:keepNext w:val="0"/>
        <w:keepLines w:val="0"/>
        <w:spacing w:after="160" w:before="160" w:lineRule="auto"/>
        <w:rPr>
          <w:rFonts w:ascii="Roboto" w:cs="Roboto" w:eastAsia="Roboto" w:hAnsi="Roboto"/>
          <w:b w:val="1"/>
          <w:sz w:val="48"/>
          <w:szCs w:val="48"/>
        </w:rPr>
      </w:pPr>
      <w:bookmarkStart w:colFirst="0" w:colLast="0" w:name="_heading=h.1fob9te" w:id="3"/>
      <w:bookmarkEnd w:id="3"/>
      <w:r w:rsidDel="00000000" w:rsidR="00000000" w:rsidRPr="00000000">
        <w:rPr>
          <w:rFonts w:ascii="Roboto" w:cs="Roboto" w:eastAsia="Roboto" w:hAnsi="Roboto"/>
          <w:b w:val="1"/>
          <w:sz w:val="48"/>
          <w:szCs w:val="48"/>
          <w:rtl w:val="0"/>
        </w:rPr>
        <w:t xml:space="preserve">Different Start and Awake </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Awake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color w:val="525960"/>
                <w:sz w:val="23"/>
                <w:szCs w:val="23"/>
                <w:highlight w:val="white"/>
                <w:rtl w:val="0"/>
              </w:rPr>
              <w:t xml:space="preserve">Awake is always called before any Start functions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48"/>
                <w:szCs w:val="48"/>
              </w:rPr>
            </w:pPr>
            <w:r w:rsidDel="00000000" w:rsidR="00000000" w:rsidRPr="00000000">
              <w:rPr>
                <w:color w:val="525960"/>
                <w:sz w:val="23"/>
                <w:szCs w:val="23"/>
                <w:highlight w:val="white"/>
                <w:rtl w:val="0"/>
              </w:rPr>
              <w:t xml:space="preserve">Start is called on the frame when a script is enabled just before any of the Update methods is called the first time</w:t>
            </w:r>
            <w:r w:rsidDel="00000000" w:rsidR="00000000" w:rsidRPr="00000000">
              <w:rPr>
                <w:b w:val="1"/>
                <w:color w:val="525960"/>
                <w:sz w:val="23"/>
                <w:szCs w:val="23"/>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color w:val="525960"/>
                <w:sz w:val="23"/>
                <w:szCs w:val="23"/>
                <w:highlight w:val="white"/>
                <w:rtl w:val="0"/>
              </w:rPr>
              <w:t xml:space="preserve">Awake is called  when script is disable.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color w:val="525960"/>
                <w:highlight w:val="white"/>
                <w:rtl w:val="0"/>
              </w:rPr>
              <w:t xml:space="preserve">Start may not be called on the same frame as Awake if the script is not enabled at initialisation time.</w:t>
            </w:r>
            <w:r w:rsidDel="00000000" w:rsidR="00000000" w:rsidRPr="00000000">
              <w:rPr>
                <w:rtl w:val="0"/>
              </w:rPr>
            </w:r>
          </w:p>
        </w:tc>
      </w:tr>
    </w:tbl>
    <w:p w:rsidR="00000000" w:rsidDel="00000000" w:rsidP="00000000" w:rsidRDefault="00000000" w:rsidRPr="00000000" w14:paraId="0000002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color w:val="1b2229"/>
          <w:sz w:val="48"/>
          <w:szCs w:val="48"/>
        </w:rPr>
      </w:pPr>
      <w:bookmarkStart w:colFirst="0" w:colLast="0" w:name="_heading=h.qdqmukyvvp5" w:id="4"/>
      <w:bookmarkEnd w:id="4"/>
      <w:r w:rsidDel="00000000" w:rsidR="00000000" w:rsidRPr="00000000">
        <w:rPr>
          <w:rtl w:val="0"/>
        </w:rPr>
      </w:r>
    </w:p>
    <w:p w:rsidR="00000000" w:rsidDel="00000000" w:rsidP="00000000" w:rsidRDefault="00000000" w:rsidRPr="00000000" w14:paraId="0000002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sz w:val="48"/>
          <w:szCs w:val="48"/>
        </w:rPr>
      </w:pPr>
      <w:bookmarkStart w:colFirst="0" w:colLast="0" w:name="_heading=h.v5hyb6o8quqq" w:id="5"/>
      <w:bookmarkEnd w:id="5"/>
      <w:r w:rsidDel="00000000" w:rsidR="00000000" w:rsidRPr="00000000">
        <w:rPr>
          <w:rFonts w:ascii="Roboto" w:cs="Roboto" w:eastAsia="Roboto" w:hAnsi="Roboto"/>
          <w:b w:val="1"/>
          <w:sz w:val="48"/>
          <w:szCs w:val="48"/>
          <w:rtl w:val="0"/>
        </w:rPr>
        <w:t xml:space="preserve">FixedUpdate</w:t>
      </w:r>
    </w:p>
    <w:p w:rsidR="00000000" w:rsidDel="00000000" w:rsidP="00000000" w:rsidRDefault="00000000" w:rsidRPr="00000000" w14:paraId="00000030">
      <w:pPr>
        <w:pStyle w:val="Heading2"/>
        <w:keepNext w:val="0"/>
        <w:keepLines w:val="0"/>
        <w:numPr>
          <w:ilvl w:val="0"/>
          <w:numId w:val="36"/>
        </w:numPr>
        <w:spacing w:after="0" w:afterAutospacing="0" w:before="160" w:lineRule="auto"/>
        <w:ind w:left="720" w:hanging="360"/>
        <w:rPr>
          <w:rFonts w:ascii="Roboto" w:cs="Roboto" w:eastAsia="Roboto" w:hAnsi="Roboto"/>
          <w:color w:val="333333"/>
          <w:sz w:val="22"/>
          <w:szCs w:val="22"/>
        </w:rPr>
      </w:pPr>
      <w:bookmarkStart w:colFirst="0" w:colLast="0" w:name="_heading=h.6348j53rzxmb" w:id="6"/>
      <w:bookmarkEnd w:id="6"/>
      <w:r w:rsidDel="00000000" w:rsidR="00000000" w:rsidRPr="00000000">
        <w:rPr>
          <w:rFonts w:ascii="Roboto" w:cs="Roboto" w:eastAsia="Roboto" w:hAnsi="Roboto"/>
          <w:color w:val="333333"/>
          <w:sz w:val="22"/>
          <w:szCs w:val="22"/>
          <w:rtl w:val="0"/>
        </w:rPr>
        <w:t xml:space="preserve">Frame-rate independent FixedUpdate message for physics calculations.</w:t>
      </w:r>
    </w:p>
    <w:p w:rsidR="00000000" w:rsidDel="00000000" w:rsidP="00000000" w:rsidRDefault="00000000" w:rsidRPr="00000000" w14:paraId="00000031">
      <w:pPr>
        <w:numPr>
          <w:ilvl w:val="0"/>
          <w:numId w:val="36"/>
        </w:numPr>
        <w:ind w:left="720" w:hanging="360"/>
        <w:rPr>
          <w:color w:val="333333"/>
        </w:rPr>
      </w:pPr>
      <w:r w:rsidDel="00000000" w:rsidR="00000000" w:rsidRPr="00000000">
        <w:rPr>
          <w:rFonts w:ascii="Roboto" w:cs="Roboto" w:eastAsia="Roboto" w:hAnsi="Roboto"/>
          <w:color w:val="333333"/>
          <w:rtl w:val="0"/>
        </w:rPr>
        <w:t xml:space="preserve">it is called every fixed frame-rate frame.</w:t>
      </w:r>
    </w:p>
    <w:p w:rsidR="00000000" w:rsidDel="00000000" w:rsidP="00000000" w:rsidRDefault="00000000" w:rsidRPr="00000000" w14:paraId="00000032">
      <w:pPr>
        <w:numPr>
          <w:ilvl w:val="0"/>
          <w:numId w:val="36"/>
        </w:numPr>
        <w:ind w:left="720" w:hanging="360"/>
        <w:rPr>
          <w:rFonts w:ascii="Roboto" w:cs="Roboto" w:eastAsia="Roboto" w:hAnsi="Roboto"/>
          <w:color w:val="333333"/>
        </w:rPr>
      </w:pPr>
      <w:r w:rsidDel="00000000" w:rsidR="00000000" w:rsidRPr="00000000">
        <w:rPr>
          <w:rFonts w:ascii="Roboto" w:cs="Roboto" w:eastAsia="Roboto" w:hAnsi="Roboto"/>
          <w:color w:val="333333"/>
          <w:highlight w:val="white"/>
          <w:rtl w:val="0"/>
        </w:rPr>
        <w:t xml:space="preserve">FixedUpdate is usually used for physics calculations since it has the same frequency as the physics system.</w:t>
      </w:r>
      <w:r w:rsidDel="00000000" w:rsidR="00000000" w:rsidRPr="00000000">
        <w:rPr>
          <w:rtl w:val="0"/>
        </w:rPr>
      </w:r>
    </w:p>
    <w:p w:rsidR="00000000" w:rsidDel="00000000" w:rsidP="00000000" w:rsidRDefault="00000000" w:rsidRPr="00000000" w14:paraId="00000033">
      <w:pPr>
        <w:numPr>
          <w:ilvl w:val="0"/>
          <w:numId w:val="36"/>
        </w:numPr>
        <w:ind w:left="72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Compute Physics system calculations after FixedUpdate. 0.02 seconds (50 calls per second) is the default time between calls.</w:t>
      </w:r>
    </w:p>
    <w:p w:rsidR="00000000" w:rsidDel="00000000" w:rsidP="00000000" w:rsidRDefault="00000000" w:rsidRPr="00000000" w14:paraId="00000034">
      <w:pPr>
        <w:ind w:left="720" w:firstLine="0"/>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3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sz w:val="48"/>
          <w:szCs w:val="48"/>
        </w:rPr>
      </w:pPr>
      <w:bookmarkStart w:colFirst="0" w:colLast="0" w:name="_heading=h.69r5jzfmiekz" w:id="7"/>
      <w:bookmarkEnd w:id="7"/>
      <w:r w:rsidDel="00000000" w:rsidR="00000000" w:rsidRPr="00000000">
        <w:rPr>
          <w:rFonts w:ascii="Roboto" w:cs="Roboto" w:eastAsia="Roboto" w:hAnsi="Roboto"/>
          <w:b w:val="1"/>
          <w:sz w:val="48"/>
          <w:szCs w:val="48"/>
          <w:rtl w:val="0"/>
        </w:rPr>
        <w:t xml:space="preserve">Update</w:t>
      </w:r>
    </w:p>
    <w:p w:rsidR="00000000" w:rsidDel="00000000" w:rsidP="00000000" w:rsidRDefault="00000000" w:rsidRPr="00000000" w14:paraId="00000036">
      <w:pPr>
        <w:numPr>
          <w:ilvl w:val="0"/>
          <w:numId w:val="34"/>
        </w:numPr>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Update is called every frame, if the MonoBehaviour is enabled.</w:t>
      </w:r>
    </w:p>
    <w:p w:rsidR="00000000" w:rsidDel="00000000" w:rsidP="00000000" w:rsidRDefault="00000000" w:rsidRPr="00000000" w14:paraId="00000037">
      <w:pPr>
        <w:numPr>
          <w:ilvl w:val="0"/>
          <w:numId w:val="34"/>
        </w:numPr>
        <w:ind w:left="720" w:hanging="360"/>
        <w:rPr>
          <w:rFonts w:ascii="Roboto" w:cs="Roboto" w:eastAsia="Roboto" w:hAnsi="Roboto"/>
          <w:color w:val="333333"/>
        </w:rPr>
      </w:pPr>
      <w:r w:rsidDel="00000000" w:rsidR="00000000" w:rsidRPr="00000000">
        <w:rPr>
          <w:rFonts w:ascii="Roboto" w:cs="Roboto" w:eastAsia="Roboto" w:hAnsi="Roboto"/>
          <w:color w:val="333333"/>
          <w:highlight w:val="white"/>
          <w:rtl w:val="0"/>
        </w:rPr>
        <w:t xml:space="preserve">If the frame rate is 60 FPS, it will execute 60 times a second; if it’s 30, it will be 30 times a second.</w:t>
      </w:r>
    </w:p>
    <w:p w:rsidR="00000000" w:rsidDel="00000000" w:rsidP="00000000" w:rsidRDefault="00000000" w:rsidRPr="00000000" w14:paraId="00000038">
      <w:pPr>
        <w:numPr>
          <w:ilvl w:val="0"/>
          <w:numId w:val="34"/>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Update</w:t>
      </w:r>
      <w:r w:rsidDel="00000000" w:rsidR="00000000" w:rsidRPr="00000000">
        <w:rPr>
          <w:rFonts w:ascii="Roboto" w:cs="Roboto" w:eastAsia="Roboto" w:hAnsi="Roboto"/>
          <w:color w:val="333333"/>
          <w:highlight w:val="white"/>
          <w:rtl w:val="0"/>
        </w:rPr>
        <w:t xml:space="preserve"> is the most commonly used function to implement any kind of game script. Not every </w:t>
      </w:r>
      <w:r w:rsidDel="00000000" w:rsidR="00000000" w:rsidRPr="00000000">
        <w:rPr>
          <w:rFonts w:ascii="Roboto" w:cs="Roboto" w:eastAsia="Roboto" w:hAnsi="Roboto"/>
          <w:color w:val="333333"/>
          <w:highlight w:val="white"/>
          <w:rtl w:val="0"/>
        </w:rPr>
        <w:t xml:space="preserve">MonoBehaviour</w:t>
      </w:r>
      <w:r w:rsidDel="00000000" w:rsidR="00000000" w:rsidRPr="00000000">
        <w:rPr>
          <w:rFonts w:ascii="Roboto" w:cs="Roboto" w:eastAsia="Roboto" w:hAnsi="Roboto"/>
          <w:color w:val="333333"/>
          <w:highlight w:val="white"/>
          <w:rtl w:val="0"/>
        </w:rPr>
        <w:t xml:space="preserve"> script needs </w:t>
      </w:r>
      <w:r w:rsidDel="00000000" w:rsidR="00000000" w:rsidRPr="00000000">
        <w:rPr>
          <w:rFonts w:ascii="Roboto" w:cs="Roboto" w:eastAsia="Roboto" w:hAnsi="Roboto"/>
          <w:color w:val="333333"/>
          <w:highlight w:val="white"/>
          <w:rtl w:val="0"/>
        </w:rPr>
        <w:t xml:space="preserve">Update</w:t>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039">
      <w:pPr>
        <w:ind w:left="720" w:firstLine="0"/>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3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sz w:val="48"/>
          <w:szCs w:val="48"/>
          <w:highlight w:val="white"/>
        </w:rPr>
      </w:pPr>
      <w:bookmarkStart w:colFirst="0" w:colLast="0" w:name="_heading=h.tupyp49wjbcy" w:id="8"/>
      <w:bookmarkEnd w:id="8"/>
      <w:r w:rsidDel="00000000" w:rsidR="00000000" w:rsidRPr="00000000">
        <w:rPr>
          <w:rFonts w:ascii="Roboto" w:cs="Roboto" w:eastAsia="Roboto" w:hAnsi="Roboto"/>
          <w:b w:val="1"/>
          <w:sz w:val="48"/>
          <w:szCs w:val="48"/>
          <w:highlight w:val="white"/>
          <w:rtl w:val="0"/>
        </w:rPr>
        <w:t xml:space="preserve">LateUpdate</w:t>
      </w:r>
    </w:p>
    <w:p w:rsidR="00000000" w:rsidDel="00000000" w:rsidP="00000000" w:rsidRDefault="00000000" w:rsidRPr="00000000" w14:paraId="0000003B">
      <w:pPr>
        <w:numPr>
          <w:ilvl w:val="0"/>
          <w:numId w:val="32"/>
        </w:numPr>
        <w:ind w:left="720" w:hanging="360"/>
        <w:rPr>
          <w:rFonts w:ascii="Roboto" w:cs="Roboto" w:eastAsia="Roboto" w:hAnsi="Roboto"/>
          <w:color w:val="222222"/>
        </w:rPr>
      </w:pPr>
      <w:r w:rsidDel="00000000" w:rsidR="00000000" w:rsidRPr="00000000">
        <w:rPr>
          <w:rFonts w:ascii="Roboto" w:cs="Roboto" w:eastAsia="Roboto" w:hAnsi="Roboto"/>
          <w:color w:val="222222"/>
          <w:rtl w:val="0"/>
        </w:rPr>
        <w:t xml:space="preserve">LateUpdate is called every frame, if the Behaviour is enabled.</w:t>
      </w:r>
    </w:p>
    <w:p w:rsidR="00000000" w:rsidDel="00000000" w:rsidP="00000000" w:rsidRDefault="00000000" w:rsidRPr="00000000" w14:paraId="0000003C">
      <w:pPr>
        <w:numPr>
          <w:ilvl w:val="0"/>
          <w:numId w:val="32"/>
        </w:numPr>
        <w:ind w:left="720" w:hanging="360"/>
        <w:rPr>
          <w:rFonts w:ascii="Roboto" w:cs="Roboto" w:eastAsia="Roboto" w:hAnsi="Roboto"/>
          <w:color w:val="333333"/>
        </w:rPr>
      </w:pPr>
      <w:r w:rsidDel="00000000" w:rsidR="00000000" w:rsidRPr="00000000">
        <w:rPr>
          <w:rFonts w:ascii="Roboto" w:cs="Roboto" w:eastAsia="Roboto" w:hAnsi="Roboto"/>
          <w:color w:val="222222"/>
          <w:highlight w:val="white"/>
          <w:rtl w:val="0"/>
        </w:rPr>
        <w:t xml:space="preserve">It will execute after all the update functions are called, and it’s recommended to use </w:t>
      </w:r>
      <w:r w:rsidDel="00000000" w:rsidR="00000000" w:rsidRPr="00000000">
        <w:rPr>
          <w:rFonts w:ascii="Roboto" w:cs="Roboto" w:eastAsia="Roboto" w:hAnsi="Roboto"/>
          <w:highlight w:val="white"/>
          <w:rtl w:val="0"/>
        </w:rPr>
        <w:t xml:space="preserve">LateUpdate</w:t>
      </w: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color w:val="222222"/>
          <w:highlight w:val="white"/>
          <w:rtl w:val="0"/>
        </w:rPr>
        <w:t xml:space="preserve">on camera scripts instead of </w:t>
      </w:r>
      <w:r w:rsidDel="00000000" w:rsidR="00000000" w:rsidRPr="00000000">
        <w:rPr>
          <w:rFonts w:ascii="Roboto" w:cs="Roboto" w:eastAsia="Roboto" w:hAnsi="Roboto"/>
          <w:color w:val="222222"/>
          <w:highlight w:val="white"/>
          <w:rtl w:val="0"/>
        </w:rPr>
        <w:t xml:space="preserve">Update</w:t>
      </w:r>
      <w:r w:rsidDel="00000000" w:rsidR="00000000" w:rsidRPr="00000000">
        <w:rPr>
          <w:rFonts w:ascii="Roboto" w:cs="Roboto" w:eastAsia="Roboto" w:hAnsi="Roboto"/>
          <w:color w:val="222222"/>
          <w:highlight w:val="white"/>
          <w:rtl w:val="0"/>
        </w:rPr>
        <w:t xml:space="preserve"> since it can keep track of objects that have already been moved in an </w:t>
      </w:r>
      <w:r w:rsidDel="00000000" w:rsidR="00000000" w:rsidRPr="00000000">
        <w:rPr>
          <w:rFonts w:ascii="Roboto" w:cs="Roboto" w:eastAsia="Roboto" w:hAnsi="Roboto"/>
          <w:highlight w:val="white"/>
          <w:rtl w:val="0"/>
        </w:rPr>
        <w:t xml:space="preserve">Update</w:t>
      </w: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color w:val="222222"/>
          <w:highlight w:val="white"/>
          <w:rtl w:val="0"/>
        </w:rPr>
        <w:t xml:space="preserve">function.</w:t>
      </w:r>
    </w:p>
    <w:p w:rsidR="00000000" w:rsidDel="00000000" w:rsidP="00000000" w:rsidRDefault="00000000" w:rsidRPr="00000000" w14:paraId="0000003D">
      <w:pPr>
        <w:numPr>
          <w:ilvl w:val="0"/>
          <w:numId w:val="32"/>
        </w:numPr>
        <w:ind w:left="720" w:hanging="360"/>
        <w:rPr>
          <w:rFonts w:ascii="Roboto" w:cs="Roboto" w:eastAsia="Roboto" w:hAnsi="Roboto"/>
          <w:color w:val="222222"/>
          <w:highlight w:val="white"/>
          <w:u w:val="none"/>
        </w:rPr>
      </w:pPr>
      <w:r w:rsidDel="00000000" w:rsidR="00000000" w:rsidRPr="00000000">
        <w:rPr>
          <w:rFonts w:ascii="Roboto" w:cs="Roboto" w:eastAsia="Roboto" w:hAnsi="Roboto"/>
          <w:color w:val="222222"/>
          <w:highlight w:val="white"/>
          <w:rtl w:val="0"/>
        </w:rPr>
        <w:t xml:space="preserve">Order of execution between </w:t>
      </w:r>
      <w:r w:rsidDel="00000000" w:rsidR="00000000" w:rsidRPr="00000000">
        <w:rPr>
          <w:rFonts w:ascii="Roboto" w:cs="Roboto" w:eastAsia="Roboto" w:hAnsi="Roboto"/>
          <w:color w:val="222222"/>
          <w:highlight w:val="white"/>
          <w:rtl w:val="0"/>
        </w:rPr>
        <w:t xml:space="preserve">Update</w:t>
      </w:r>
      <w:r w:rsidDel="00000000" w:rsidR="00000000" w:rsidRPr="00000000">
        <w:rPr>
          <w:rFonts w:ascii="Roboto" w:cs="Roboto" w:eastAsia="Roboto" w:hAnsi="Roboto"/>
          <w:color w:val="222222"/>
          <w:highlight w:val="white"/>
          <w:rtl w:val="0"/>
        </w:rPr>
        <w:t xml:space="preserve"> and </w:t>
      </w:r>
      <w:r w:rsidDel="00000000" w:rsidR="00000000" w:rsidRPr="00000000">
        <w:rPr>
          <w:rFonts w:ascii="Roboto" w:cs="Roboto" w:eastAsia="Roboto" w:hAnsi="Roboto"/>
          <w:color w:val="222222"/>
          <w:highlight w:val="white"/>
          <w:rtl w:val="0"/>
        </w:rPr>
        <w:t xml:space="preserve">LateUpdate</w:t>
      </w:r>
      <w:r w:rsidDel="00000000" w:rsidR="00000000" w:rsidRPr="00000000">
        <w:rPr>
          <w:rFonts w:ascii="Roboto" w:cs="Roboto" w:eastAsia="Roboto" w:hAnsi="Roboto"/>
          <w:color w:val="222222"/>
          <w:highlight w:val="white"/>
          <w:rtl w:val="0"/>
        </w:rPr>
        <w:t xml:space="preserve"> has nothing to do with speed. </w:t>
      </w:r>
      <w:r w:rsidDel="00000000" w:rsidR="00000000" w:rsidRPr="00000000">
        <w:rPr>
          <w:rtl w:val="0"/>
        </w:rPr>
      </w:r>
    </w:p>
    <w:p w:rsidR="00000000" w:rsidDel="00000000" w:rsidP="00000000" w:rsidRDefault="00000000" w:rsidRPr="00000000" w14:paraId="0000003E">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4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color w:val="1b2229"/>
          <w:sz w:val="48"/>
          <w:szCs w:val="48"/>
          <w:highlight w:val="white"/>
        </w:rPr>
      </w:pPr>
      <w:bookmarkStart w:colFirst="0" w:colLast="0" w:name="_heading=h.dpnnk7nut007" w:id="9"/>
      <w:bookmarkEnd w:id="9"/>
      <w:r w:rsidDel="00000000" w:rsidR="00000000" w:rsidRPr="00000000">
        <w:rPr>
          <w:rFonts w:ascii="Roboto" w:cs="Roboto" w:eastAsia="Roboto" w:hAnsi="Roboto"/>
          <w:b w:val="1"/>
          <w:color w:val="1b2229"/>
          <w:sz w:val="48"/>
          <w:szCs w:val="48"/>
          <w:highlight w:val="white"/>
          <w:rtl w:val="0"/>
        </w:rPr>
        <w:t xml:space="preserve">Transform</w:t>
      </w:r>
    </w:p>
    <w:p w:rsidR="00000000" w:rsidDel="00000000" w:rsidP="00000000" w:rsidRDefault="00000000" w:rsidRPr="00000000" w14:paraId="00000041">
      <w:pPr>
        <w:numPr>
          <w:ilvl w:val="0"/>
          <w:numId w:val="10"/>
        </w:numPr>
        <w:ind w:left="720" w:hanging="360"/>
        <w:rPr>
          <w:u w:val="none"/>
        </w:rPr>
      </w:pPr>
      <w:r w:rsidDel="00000000" w:rsidR="00000000" w:rsidRPr="00000000">
        <w:rPr>
          <w:rFonts w:ascii="Roboto" w:cs="Roboto" w:eastAsia="Roboto" w:hAnsi="Roboto"/>
          <w:color w:val="444444"/>
          <w:rtl w:val="0"/>
        </w:rPr>
        <w:t xml:space="preserve">Position, rotation and scale of an object.</w:t>
      </w:r>
    </w:p>
    <w:p w:rsidR="00000000" w:rsidDel="00000000" w:rsidP="00000000" w:rsidRDefault="00000000" w:rsidRPr="00000000" w14:paraId="00000042">
      <w:pPr>
        <w:numPr>
          <w:ilvl w:val="0"/>
          <w:numId w:val="10"/>
        </w:numPr>
        <w:ind w:left="720" w:hanging="360"/>
        <w:rPr>
          <w:rFonts w:ascii="Roboto" w:cs="Roboto" w:eastAsia="Roboto" w:hAnsi="Roboto"/>
          <w:color w:val="444444"/>
        </w:rPr>
      </w:pPr>
      <w:r w:rsidDel="00000000" w:rsidR="00000000" w:rsidRPr="00000000">
        <w:rPr>
          <w:rFonts w:ascii="Roboto" w:cs="Roboto" w:eastAsia="Roboto" w:hAnsi="Roboto"/>
          <w:color w:val="444444"/>
          <w:rtl w:val="0"/>
        </w:rPr>
        <w:t xml:space="preserve">Every object in a scene has a Transform. It's used to store and manipulate the position, rotation and scale of the object. </w:t>
      </w:r>
    </w:p>
    <w:p w:rsidR="00000000" w:rsidDel="00000000" w:rsidP="00000000" w:rsidRDefault="00000000" w:rsidRPr="00000000" w14:paraId="00000043">
      <w:pPr>
        <w:numPr>
          <w:ilvl w:val="0"/>
          <w:numId w:val="10"/>
        </w:numPr>
        <w:ind w:left="720" w:hanging="360"/>
        <w:rPr>
          <w:rFonts w:ascii="Roboto" w:cs="Roboto" w:eastAsia="Roboto" w:hAnsi="Roboto"/>
          <w:color w:val="444444"/>
        </w:rPr>
      </w:pPr>
      <w:r w:rsidDel="00000000" w:rsidR="00000000" w:rsidRPr="00000000">
        <w:rPr>
          <w:rFonts w:ascii="Roboto" w:cs="Roboto" w:eastAsia="Roboto" w:hAnsi="Roboto"/>
          <w:color w:val="444444"/>
          <w:rtl w:val="0"/>
        </w:rPr>
        <w:t xml:space="preserve">Every Transform can have a parent, which allows you to apply position, rotation and scale hierarchically. </w:t>
      </w:r>
    </w:p>
    <w:p w:rsidR="00000000" w:rsidDel="00000000" w:rsidP="00000000" w:rsidRDefault="00000000" w:rsidRPr="00000000" w14:paraId="00000044">
      <w:pPr>
        <w:ind w:left="0" w:firstLine="0"/>
        <w:rPr>
          <w:rFonts w:ascii="Roboto" w:cs="Roboto" w:eastAsia="Roboto" w:hAnsi="Roboto"/>
          <w:color w:val="444444"/>
        </w:rPr>
      </w:pPr>
      <w:r w:rsidDel="00000000" w:rsidR="00000000" w:rsidRPr="00000000">
        <w:rPr>
          <w:rtl w:val="0"/>
        </w:rPr>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color w:val="1b2229"/>
          <w:sz w:val="48"/>
          <w:szCs w:val="48"/>
        </w:rPr>
      </w:pPr>
      <w:bookmarkStart w:colFirst="0" w:colLast="0" w:name="_heading=h.dl737i5cbipg" w:id="10"/>
      <w:bookmarkEnd w:id="10"/>
      <w:r w:rsidDel="00000000" w:rsidR="00000000" w:rsidRPr="00000000">
        <w:rPr>
          <w:rFonts w:ascii="Roboto" w:cs="Roboto" w:eastAsia="Roboto" w:hAnsi="Roboto"/>
          <w:b w:val="1"/>
          <w:color w:val="1b2229"/>
          <w:sz w:val="48"/>
          <w:szCs w:val="48"/>
          <w:rtl w:val="0"/>
        </w:rPr>
        <w:t xml:space="preserve">RectTransform</w:t>
      </w:r>
    </w:p>
    <w:p w:rsidR="00000000" w:rsidDel="00000000" w:rsidP="00000000" w:rsidRDefault="00000000" w:rsidRPr="00000000" w14:paraId="00000046">
      <w:pPr>
        <w:numPr>
          <w:ilvl w:val="0"/>
          <w:numId w:val="38"/>
        </w:numPr>
        <w:ind w:left="720" w:hanging="360"/>
        <w:rPr>
          <w:u w:val="none"/>
        </w:rPr>
      </w:pPr>
      <w:r w:rsidDel="00000000" w:rsidR="00000000" w:rsidRPr="00000000">
        <w:rPr>
          <w:rtl w:val="0"/>
        </w:rPr>
        <w:t xml:space="preserve"> </w:t>
      </w:r>
      <w:r w:rsidDel="00000000" w:rsidR="00000000" w:rsidRPr="00000000">
        <w:rPr>
          <w:rFonts w:ascii="Roboto" w:cs="Roboto" w:eastAsia="Roboto" w:hAnsi="Roboto"/>
          <w:color w:val="444444"/>
          <w:rtl w:val="0"/>
        </w:rPr>
        <w:t xml:space="preserve">Position, size, anchor and pivot information for a rectangle.</w:t>
      </w:r>
    </w:p>
    <w:p w:rsidR="00000000" w:rsidDel="00000000" w:rsidP="00000000" w:rsidRDefault="00000000" w:rsidRPr="00000000" w14:paraId="00000047">
      <w:pPr>
        <w:numPr>
          <w:ilvl w:val="0"/>
          <w:numId w:val="38"/>
        </w:numPr>
        <w:ind w:left="720" w:hanging="360"/>
        <w:rPr>
          <w:rFonts w:ascii="Roboto" w:cs="Roboto" w:eastAsia="Roboto" w:hAnsi="Roboto"/>
          <w:color w:val="444444"/>
        </w:rPr>
      </w:pPr>
      <w:r w:rsidDel="00000000" w:rsidR="00000000" w:rsidRPr="00000000">
        <w:rPr>
          <w:rFonts w:ascii="Roboto" w:cs="Roboto" w:eastAsia="Roboto" w:hAnsi="Roboto"/>
          <w:color w:val="444444"/>
          <w:rtl w:val="0"/>
        </w:rPr>
        <w:t xml:space="preserve">RectTransforms are used for GUI but can also be used for other things. </w:t>
      </w:r>
    </w:p>
    <w:p w:rsidR="00000000" w:rsidDel="00000000" w:rsidP="00000000" w:rsidRDefault="00000000" w:rsidRPr="00000000" w14:paraId="00000048">
      <w:pPr>
        <w:numPr>
          <w:ilvl w:val="0"/>
          <w:numId w:val="38"/>
        </w:numPr>
        <w:ind w:left="720" w:hanging="360"/>
        <w:rPr>
          <w:rFonts w:ascii="Roboto" w:cs="Roboto" w:eastAsia="Roboto" w:hAnsi="Roboto"/>
          <w:color w:val="444444"/>
        </w:rPr>
      </w:pPr>
      <w:r w:rsidDel="00000000" w:rsidR="00000000" w:rsidRPr="00000000">
        <w:rPr>
          <w:rFonts w:ascii="Roboto" w:cs="Roboto" w:eastAsia="Roboto" w:hAnsi="Roboto"/>
          <w:color w:val="444444"/>
          <w:rtl w:val="0"/>
        </w:rPr>
        <w:t xml:space="preserve">It's used to store and manipulate the position, size, and anchoring of a rectangle and supports various forms of scaling based on a parent RectTransform.</w:t>
      </w:r>
    </w:p>
    <w:p w:rsidR="00000000" w:rsidDel="00000000" w:rsidP="00000000" w:rsidRDefault="00000000" w:rsidRPr="00000000" w14:paraId="00000049">
      <w:pPr>
        <w:ind w:left="720" w:firstLine="0"/>
        <w:rPr>
          <w:rFonts w:ascii="Roboto" w:cs="Roboto" w:eastAsia="Roboto" w:hAnsi="Roboto"/>
          <w:color w:val="444444"/>
        </w:rPr>
      </w:pPr>
      <w:r w:rsidDel="00000000" w:rsidR="00000000" w:rsidRPr="00000000">
        <w:rPr>
          <w:rtl w:val="0"/>
        </w:rPr>
      </w:r>
    </w:p>
    <w:p w:rsidR="00000000" w:rsidDel="00000000" w:rsidP="00000000" w:rsidRDefault="00000000" w:rsidRPr="00000000" w14:paraId="0000004A">
      <w:pPr>
        <w:ind w:left="0" w:firstLine="0"/>
        <w:rPr>
          <w:rFonts w:ascii="Roboto" w:cs="Roboto" w:eastAsia="Roboto" w:hAnsi="Roboto"/>
          <w:b w:val="1"/>
          <w:sz w:val="48"/>
          <w:szCs w:val="48"/>
          <w:highlight w:val="white"/>
        </w:rPr>
      </w:pPr>
      <w:r w:rsidDel="00000000" w:rsidR="00000000" w:rsidRPr="00000000">
        <w:rPr>
          <w:rFonts w:ascii="Roboto" w:cs="Roboto" w:eastAsia="Roboto" w:hAnsi="Roboto"/>
          <w:b w:val="1"/>
          <w:sz w:val="48"/>
          <w:szCs w:val="48"/>
          <w:highlight w:val="white"/>
          <w:rtl w:val="0"/>
        </w:rPr>
        <w:t xml:space="preserve">Difference between Transform and RectTransform</w:t>
      </w:r>
    </w:p>
    <w:p w:rsidR="00000000" w:rsidDel="00000000" w:rsidP="00000000" w:rsidRDefault="00000000" w:rsidRPr="00000000" w14:paraId="0000004B">
      <w:pPr>
        <w:ind w:left="0" w:firstLine="0"/>
        <w:rPr>
          <w:rFonts w:ascii="Roboto" w:cs="Roboto" w:eastAsia="Roboto" w:hAnsi="Roboto"/>
          <w:b w:val="1"/>
          <w:color w:val="444444"/>
          <w:sz w:val="48"/>
          <w:szCs w:val="48"/>
          <w:highlight w:val="white"/>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center"/>
              <w:rPr>
                <w:rFonts w:ascii="Roboto" w:cs="Roboto" w:eastAsia="Roboto" w:hAnsi="Roboto"/>
                <w:b w:val="1"/>
                <w:color w:val="444444"/>
                <w:sz w:val="36"/>
                <w:szCs w:val="36"/>
                <w:highlight w:val="white"/>
              </w:rPr>
            </w:pPr>
            <w:r w:rsidDel="00000000" w:rsidR="00000000" w:rsidRPr="00000000">
              <w:rPr>
                <w:rFonts w:ascii="Roboto" w:cs="Roboto" w:eastAsia="Roboto" w:hAnsi="Roboto"/>
                <w:b w:val="1"/>
                <w:color w:val="444444"/>
                <w:sz w:val="36"/>
                <w:szCs w:val="36"/>
                <w:highlight w:val="white"/>
                <w:rtl w:val="0"/>
              </w:rPr>
              <w:t xml:space="preserve">Transform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jc w:val="center"/>
              <w:rPr>
                <w:rFonts w:ascii="Roboto" w:cs="Roboto" w:eastAsia="Roboto" w:hAnsi="Roboto"/>
                <w:b w:val="1"/>
                <w:color w:val="444444"/>
                <w:sz w:val="36"/>
                <w:szCs w:val="36"/>
                <w:highlight w:val="white"/>
              </w:rPr>
            </w:pPr>
            <w:r w:rsidDel="00000000" w:rsidR="00000000" w:rsidRPr="00000000">
              <w:rPr>
                <w:rFonts w:ascii="Roboto" w:cs="Roboto" w:eastAsia="Roboto" w:hAnsi="Roboto"/>
                <w:b w:val="1"/>
                <w:color w:val="444444"/>
                <w:sz w:val="36"/>
                <w:szCs w:val="36"/>
                <w:highlight w:val="white"/>
                <w:rtl w:val="0"/>
              </w:rPr>
              <w:t xml:space="preserve">RectTransform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44444"/>
                <w:sz w:val="48"/>
                <w:szCs w:val="48"/>
                <w:highlight w:val="white"/>
              </w:rPr>
            </w:pPr>
            <w:r w:rsidDel="00000000" w:rsidR="00000000" w:rsidRPr="00000000">
              <w:rPr>
                <w:rFonts w:ascii="Roboto" w:cs="Roboto" w:eastAsia="Roboto" w:hAnsi="Roboto"/>
                <w:color w:val="212121"/>
                <w:sz w:val="21"/>
                <w:szCs w:val="21"/>
                <w:shd w:fill="fafafa" w:val="clear"/>
                <w:rtl w:val="0"/>
              </w:rPr>
              <w:t xml:space="preserve">Transform is a component for defining a GameObject’s relative position, rotation, and scale.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44444"/>
                <w:highlight w:val="white"/>
              </w:rPr>
            </w:pPr>
            <w:r w:rsidDel="00000000" w:rsidR="00000000" w:rsidRPr="00000000">
              <w:rPr>
                <w:rFonts w:ascii="Roboto" w:cs="Roboto" w:eastAsia="Roboto" w:hAnsi="Roboto"/>
                <w:color w:val="212121"/>
                <w:shd w:fill="fafafa" w:val="clear"/>
                <w:rtl w:val="0"/>
              </w:rPr>
              <w:t xml:space="preserve">RectTransform is a Transform, but with extra info for managing an object as a UI element.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44444"/>
                <w:highlight w:val="white"/>
              </w:rPr>
            </w:pPr>
            <w:r w:rsidDel="00000000" w:rsidR="00000000" w:rsidRPr="00000000">
              <w:rPr>
                <w:rFonts w:ascii="Roboto" w:cs="Roboto" w:eastAsia="Roboto" w:hAnsi="Roboto"/>
                <w:color w:val="212121"/>
                <w:shd w:fill="fafafa" w:val="clear"/>
                <w:rtl w:val="0"/>
              </w:rPr>
              <w:t xml:space="preserve">Most objects added to a scene get this assigned automatically.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44444"/>
                <w:highlight w:val="white"/>
              </w:rPr>
            </w:pPr>
            <w:r w:rsidDel="00000000" w:rsidR="00000000" w:rsidRPr="00000000">
              <w:rPr>
                <w:rFonts w:ascii="Roboto" w:cs="Roboto" w:eastAsia="Roboto" w:hAnsi="Roboto"/>
                <w:color w:val="212121"/>
                <w:shd w:fill="fafafa" w:val="clear"/>
                <w:rtl w:val="0"/>
              </w:rPr>
              <w:t xml:space="preserve">Objects added to the scene through the Unity menu creating a UI object will have RectTransform automatically, as will any empty objects added as children to that object.</w:t>
            </w:r>
            <w:r w:rsidDel="00000000" w:rsidR="00000000" w:rsidRPr="00000000">
              <w:rPr>
                <w:rtl w:val="0"/>
              </w:rPr>
            </w:r>
          </w:p>
        </w:tc>
      </w:tr>
    </w:tbl>
    <w:p w:rsidR="00000000" w:rsidDel="00000000" w:rsidP="00000000" w:rsidRDefault="00000000" w:rsidRPr="00000000" w14:paraId="00000052">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53">
      <w:pPr>
        <w:pStyle w:val="Heading2"/>
        <w:keepNext w:val="0"/>
        <w:keepLines w:val="0"/>
        <w:spacing w:after="160" w:before="160" w:lineRule="auto"/>
        <w:rPr>
          <w:rFonts w:ascii="Roboto" w:cs="Roboto" w:eastAsia="Roboto" w:hAnsi="Roboto"/>
          <w:b w:val="1"/>
          <w:sz w:val="48"/>
          <w:szCs w:val="48"/>
        </w:rPr>
      </w:pPr>
      <w:bookmarkStart w:colFirst="0" w:colLast="0" w:name="_heading=h.dld45ehjp4ih" w:id="11"/>
      <w:bookmarkEnd w:id="11"/>
      <w:r w:rsidDel="00000000" w:rsidR="00000000" w:rsidRPr="00000000">
        <w:rPr>
          <w:rFonts w:ascii="Roboto" w:cs="Roboto" w:eastAsia="Roboto" w:hAnsi="Roboto"/>
          <w:b w:val="1"/>
          <w:sz w:val="48"/>
          <w:szCs w:val="48"/>
          <w:rtl w:val="0"/>
        </w:rPr>
        <w:t xml:space="preserve">Canvas</w:t>
      </w:r>
    </w:p>
    <w:p w:rsidR="00000000" w:rsidDel="00000000" w:rsidP="00000000" w:rsidRDefault="00000000" w:rsidRPr="00000000" w14:paraId="00000054">
      <w:pPr>
        <w:numPr>
          <w:ilvl w:val="0"/>
          <w:numId w:val="33"/>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w:t>
      </w:r>
      <w:r w:rsidDel="00000000" w:rsidR="00000000" w:rsidRPr="00000000">
        <w:rPr>
          <w:rFonts w:ascii="Roboto" w:cs="Roboto" w:eastAsia="Roboto" w:hAnsi="Roboto"/>
          <w:b w:val="1"/>
          <w:color w:val="333333"/>
          <w:highlight w:val="white"/>
          <w:rtl w:val="0"/>
        </w:rPr>
        <w:t xml:space="preserve">Canvas</w:t>
      </w:r>
      <w:r w:rsidDel="00000000" w:rsidR="00000000" w:rsidRPr="00000000">
        <w:rPr>
          <w:rFonts w:ascii="Roboto" w:cs="Roboto" w:eastAsia="Roboto" w:hAnsi="Roboto"/>
          <w:color w:val="333333"/>
          <w:highlight w:val="white"/>
          <w:rtl w:val="0"/>
        </w:rPr>
        <w:t xml:space="preserve"> component represents the abstract space in which the UI is laid out and rendered. All UI elements must be children of a GameObject that has a Canvas component attached.</w:t>
      </w:r>
    </w:p>
    <w:p w:rsidR="00000000" w:rsidDel="00000000" w:rsidP="00000000" w:rsidRDefault="00000000" w:rsidRPr="00000000" w14:paraId="00000055">
      <w:pPr>
        <w:numPr>
          <w:ilvl w:val="0"/>
          <w:numId w:val="33"/>
        </w:numPr>
        <w:shd w:fill="ffffff" w:val="clear"/>
        <w:spacing w:after="0" w:afterAutospacing="0" w:lineRule="auto"/>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w:t>
      </w:r>
      <w:r w:rsidDel="00000000" w:rsidR="00000000" w:rsidRPr="00000000">
        <w:rPr>
          <w:rFonts w:ascii="Roboto" w:cs="Roboto" w:eastAsia="Roboto" w:hAnsi="Roboto"/>
          <w:b w:val="1"/>
          <w:color w:val="333333"/>
          <w:highlight w:val="white"/>
          <w:rtl w:val="0"/>
        </w:rPr>
        <w:t xml:space="preserve">Canvas</w:t>
      </w:r>
      <w:r w:rsidDel="00000000" w:rsidR="00000000" w:rsidRPr="00000000">
        <w:rPr>
          <w:rFonts w:ascii="Roboto" w:cs="Roboto" w:eastAsia="Roboto" w:hAnsi="Roboto"/>
          <w:color w:val="333333"/>
          <w:highlight w:val="white"/>
          <w:rtl w:val="0"/>
        </w:rPr>
        <w:t xml:space="preserve"> is the area that all UI elements should be inside. The Canvas is a Game Object with a Canvas component on it, and all UI elements must be children of such a Canvas.</w:t>
      </w:r>
    </w:p>
    <w:p w:rsidR="00000000" w:rsidDel="00000000" w:rsidP="00000000" w:rsidRDefault="00000000" w:rsidRPr="00000000" w14:paraId="00000056">
      <w:pPr>
        <w:numPr>
          <w:ilvl w:val="0"/>
          <w:numId w:val="33"/>
        </w:numPr>
        <w:shd w:fill="ffffff" w:val="clear"/>
        <w:spacing w:after="0" w:afterAutospacing="0" w:lineRule="auto"/>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Creating a new UI element, such as an Image using the menu </w:t>
      </w:r>
      <w:r w:rsidDel="00000000" w:rsidR="00000000" w:rsidRPr="00000000">
        <w:rPr>
          <w:rFonts w:ascii="Roboto" w:cs="Roboto" w:eastAsia="Roboto" w:hAnsi="Roboto"/>
          <w:b w:val="1"/>
          <w:color w:val="333333"/>
          <w:highlight w:val="white"/>
          <w:rtl w:val="0"/>
        </w:rPr>
        <w:t xml:space="preserve">GameObject &gt; UI &gt; Image</w:t>
      </w:r>
      <w:r w:rsidDel="00000000" w:rsidR="00000000" w:rsidRPr="00000000">
        <w:rPr>
          <w:rFonts w:ascii="Roboto" w:cs="Roboto" w:eastAsia="Roboto" w:hAnsi="Roboto"/>
          <w:color w:val="333333"/>
          <w:highlight w:val="white"/>
          <w:rtl w:val="0"/>
        </w:rPr>
        <w:t xml:space="preserve">, automatically creates a Canvas, if there isn't already a Canvas in the scene. The UI element is created as a child to this Canvas.</w:t>
      </w:r>
    </w:p>
    <w:p w:rsidR="00000000" w:rsidDel="00000000" w:rsidP="00000000" w:rsidRDefault="00000000" w:rsidRPr="00000000" w14:paraId="00000057">
      <w:pPr>
        <w:numPr>
          <w:ilvl w:val="0"/>
          <w:numId w:val="33"/>
        </w:numPr>
        <w:shd w:fill="ffffff" w:val="clear"/>
        <w:spacing w:after="160" w:lineRule="auto"/>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Canvas area is shown as a rectangle in the Scene View. This makes it easy to position UI elements without needing to have the Game View visible at all times.</w:t>
      </w:r>
    </w:p>
    <w:p w:rsidR="00000000" w:rsidDel="00000000" w:rsidP="00000000" w:rsidRDefault="00000000" w:rsidRPr="00000000" w14:paraId="00000058">
      <w:pPr>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059">
      <w:pPr>
        <w:shd w:fill="ffffff" w:val="clear"/>
        <w:spacing w:after="160" w:lineRule="auto"/>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Pr>
        <w:drawing>
          <wp:inline distB="114300" distT="114300" distL="114300" distR="114300">
            <wp:extent cx="2638425" cy="1314450"/>
            <wp:effectExtent b="0" l="0" r="0" t="0"/>
            <wp:docPr descr="Screen Space - Camera Set" id="22" name="image19.png"/>
            <a:graphic>
              <a:graphicData uri="http://schemas.openxmlformats.org/drawingml/2006/picture">
                <pic:pic>
                  <pic:nvPicPr>
                    <pic:cNvPr descr="Screen Space - Camera Set" id="0" name="image19.png"/>
                    <pic:cNvPicPr preferRelativeResize="0"/>
                  </pic:nvPicPr>
                  <pic:blipFill>
                    <a:blip r:embed="rId8"/>
                    <a:srcRect b="0" l="0" r="0" t="0"/>
                    <a:stretch>
                      <a:fillRect/>
                    </a:stretch>
                  </pic:blipFill>
                  <pic:spPr>
                    <a:xfrm>
                      <a:off x="0" y="0"/>
                      <a:ext cx="2638425" cy="13144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609600</wp:posOffset>
            </wp:positionV>
            <wp:extent cx="2781300" cy="723900"/>
            <wp:effectExtent b="0" l="0" r="0" t="0"/>
            <wp:wrapSquare wrapText="bothSides" distB="114300" distT="114300" distL="114300" distR="114300"/>
            <wp:docPr descr="Screen Space - Overlay Set" id="21" name="image10.png"/>
            <a:graphic>
              <a:graphicData uri="http://schemas.openxmlformats.org/drawingml/2006/picture">
                <pic:pic>
                  <pic:nvPicPr>
                    <pic:cNvPr descr="Screen Space - Overlay Set" id="0" name="image10.png"/>
                    <pic:cNvPicPr preferRelativeResize="0"/>
                  </pic:nvPicPr>
                  <pic:blipFill>
                    <a:blip r:embed="rId9"/>
                    <a:srcRect b="0" l="0" r="0" t="0"/>
                    <a:stretch>
                      <a:fillRect/>
                    </a:stretch>
                  </pic:blipFill>
                  <pic:spPr>
                    <a:xfrm>
                      <a:off x="0" y="0"/>
                      <a:ext cx="2781300" cy="723900"/>
                    </a:xfrm>
                    <a:prstGeom prst="rect"/>
                    <a:ln/>
                  </pic:spPr>
                </pic:pic>
              </a:graphicData>
            </a:graphic>
          </wp:anchor>
        </w:drawing>
      </w:r>
    </w:p>
    <w:p w:rsidR="00000000" w:rsidDel="00000000" w:rsidP="00000000" w:rsidRDefault="00000000" w:rsidRPr="00000000" w14:paraId="0000005A">
      <w:pPr>
        <w:shd w:fill="ffffff" w:val="clear"/>
        <w:spacing w:after="160" w:lineRule="auto"/>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05B">
      <w:pPr>
        <w:shd w:fill="ffffff" w:val="clear"/>
        <w:spacing w:after="160" w:lineRule="auto"/>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w:t>
      </w:r>
      <w:r w:rsidDel="00000000" w:rsidR="00000000" w:rsidRPr="00000000">
        <w:rPr>
          <w:rFonts w:ascii="Roboto" w:cs="Roboto" w:eastAsia="Roboto" w:hAnsi="Roboto"/>
          <w:color w:val="333333"/>
          <w:sz w:val="21"/>
          <w:szCs w:val="21"/>
          <w:highlight w:val="white"/>
        </w:rPr>
        <w:drawing>
          <wp:inline distB="114300" distT="114300" distL="114300" distR="114300">
            <wp:extent cx="2643001" cy="973235"/>
            <wp:effectExtent b="0" l="0" r="0" t="0"/>
            <wp:docPr descr="World Space Set" id="8" name="image4.png"/>
            <a:graphic>
              <a:graphicData uri="http://schemas.openxmlformats.org/drawingml/2006/picture">
                <pic:pic>
                  <pic:nvPicPr>
                    <pic:cNvPr descr="World Space Set" id="0" name="image4.png"/>
                    <pic:cNvPicPr preferRelativeResize="0"/>
                  </pic:nvPicPr>
                  <pic:blipFill>
                    <a:blip r:embed="rId10"/>
                    <a:srcRect b="0" l="0" r="0" t="0"/>
                    <a:stretch>
                      <a:fillRect/>
                    </a:stretch>
                  </pic:blipFill>
                  <pic:spPr>
                    <a:xfrm>
                      <a:off x="0" y="0"/>
                      <a:ext cx="2643001" cy="97323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keepNext w:val="0"/>
        <w:keepLines w:val="0"/>
        <w:spacing w:after="160" w:before="160" w:lineRule="auto"/>
        <w:rPr>
          <w:rFonts w:ascii="Roboto" w:cs="Roboto" w:eastAsia="Roboto" w:hAnsi="Roboto"/>
          <w:b w:val="1"/>
          <w:sz w:val="48"/>
          <w:szCs w:val="48"/>
        </w:rPr>
      </w:pPr>
      <w:bookmarkStart w:colFirst="0" w:colLast="0" w:name="_heading=h.onsrj5aa4dlc" w:id="12"/>
      <w:bookmarkEnd w:id="12"/>
      <w:r w:rsidDel="00000000" w:rsidR="00000000" w:rsidRPr="00000000">
        <w:rPr>
          <w:rtl w:val="0"/>
        </w:rPr>
      </w:r>
    </w:p>
    <w:p w:rsidR="00000000" w:rsidDel="00000000" w:rsidP="00000000" w:rsidRDefault="00000000" w:rsidRPr="00000000" w14:paraId="0000005D">
      <w:pPr>
        <w:pStyle w:val="Heading2"/>
        <w:keepNext w:val="0"/>
        <w:keepLines w:val="0"/>
        <w:spacing w:after="160" w:before="160" w:lineRule="auto"/>
        <w:rPr>
          <w:rFonts w:ascii="Roboto" w:cs="Roboto" w:eastAsia="Roboto" w:hAnsi="Roboto"/>
          <w:b w:val="1"/>
          <w:color w:val="333333"/>
          <w:sz w:val="48"/>
          <w:szCs w:val="48"/>
        </w:rPr>
      </w:pPr>
      <w:bookmarkStart w:colFirst="0" w:colLast="0" w:name="_heading=h.qu0lrqc35w9g" w:id="13"/>
      <w:bookmarkEnd w:id="13"/>
      <w:r w:rsidDel="00000000" w:rsidR="00000000" w:rsidRPr="00000000">
        <w:rPr>
          <w:rtl w:val="0"/>
        </w:rPr>
      </w:r>
    </w:p>
    <w:p w:rsidR="00000000" w:rsidDel="00000000" w:rsidP="00000000" w:rsidRDefault="00000000" w:rsidRPr="00000000" w14:paraId="0000005E">
      <w:pPr>
        <w:pStyle w:val="Heading2"/>
        <w:keepNext w:val="0"/>
        <w:keepLines w:val="0"/>
        <w:spacing w:after="160" w:before="160" w:lineRule="auto"/>
        <w:rPr>
          <w:rFonts w:ascii="Roboto" w:cs="Roboto" w:eastAsia="Roboto" w:hAnsi="Roboto"/>
          <w:b w:val="1"/>
          <w:color w:val="333333"/>
          <w:sz w:val="48"/>
          <w:szCs w:val="48"/>
        </w:rPr>
      </w:pPr>
      <w:bookmarkStart w:colFirst="0" w:colLast="0" w:name="_heading=h.l68k0vqto2xk" w:id="14"/>
      <w:bookmarkEnd w:id="14"/>
      <w:r w:rsidDel="00000000" w:rsidR="00000000" w:rsidRPr="00000000">
        <w:rPr>
          <w:rFonts w:ascii="Roboto" w:cs="Roboto" w:eastAsia="Roboto" w:hAnsi="Roboto"/>
          <w:b w:val="1"/>
          <w:color w:val="333333"/>
          <w:sz w:val="48"/>
          <w:szCs w:val="48"/>
          <w:rtl w:val="0"/>
        </w:rPr>
        <w:t xml:space="preserve">Screen Space - Overlay</w:t>
      </w:r>
    </w:p>
    <w:p w:rsidR="00000000" w:rsidDel="00000000" w:rsidP="00000000" w:rsidRDefault="00000000" w:rsidRPr="00000000" w14:paraId="0000005F">
      <w:pPr>
        <w:numPr>
          <w:ilvl w:val="0"/>
          <w:numId w:val="21"/>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Canvas is scaled to fit the screen and then rendered directly without reference to the scene or a camera (the UI will be rendered even if there is no camera in the scene at all). </w:t>
      </w:r>
    </w:p>
    <w:p w:rsidR="00000000" w:rsidDel="00000000" w:rsidP="00000000" w:rsidRDefault="00000000" w:rsidRPr="00000000" w14:paraId="00000060">
      <w:pPr>
        <w:numPr>
          <w:ilvl w:val="0"/>
          <w:numId w:val="21"/>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If the screen's size or resolution are changed then the UI will automatically rescale to fit. The UI will be drawn over any other graphics such as the camera view.</w:t>
      </w:r>
    </w:p>
    <w:p w:rsidR="00000000" w:rsidDel="00000000" w:rsidP="00000000" w:rsidRDefault="00000000" w:rsidRPr="00000000" w14:paraId="00000061">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Pr>
        <w:drawing>
          <wp:inline distB="114300" distT="114300" distL="114300" distR="114300">
            <wp:extent cx="4600575" cy="2057400"/>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6005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Roboto" w:cs="Roboto" w:eastAsia="Roboto" w:hAnsi="Roboto"/>
          <w:b w:val="1"/>
          <w:color w:val="333333"/>
          <w:sz w:val="48"/>
          <w:szCs w:val="48"/>
          <w:highlight w:val="white"/>
        </w:rPr>
      </w:pPr>
      <w:r w:rsidDel="00000000" w:rsidR="00000000" w:rsidRPr="00000000">
        <w:rPr>
          <w:rtl w:val="0"/>
        </w:rPr>
      </w:r>
    </w:p>
    <w:p w:rsidR="00000000" w:rsidDel="00000000" w:rsidP="00000000" w:rsidRDefault="00000000" w:rsidRPr="00000000" w14:paraId="00000063">
      <w:pPr>
        <w:rPr>
          <w:rFonts w:ascii="Roboto" w:cs="Roboto" w:eastAsia="Roboto" w:hAnsi="Roboto"/>
          <w:b w:val="1"/>
          <w:color w:val="333333"/>
          <w:sz w:val="48"/>
          <w:szCs w:val="48"/>
          <w:highlight w:val="white"/>
        </w:rPr>
      </w:pPr>
      <w:r w:rsidDel="00000000" w:rsidR="00000000" w:rsidRPr="00000000">
        <w:rPr>
          <w:rFonts w:ascii="Roboto" w:cs="Roboto" w:eastAsia="Roboto" w:hAnsi="Roboto"/>
          <w:b w:val="1"/>
          <w:color w:val="333333"/>
          <w:sz w:val="48"/>
          <w:szCs w:val="48"/>
          <w:highlight w:val="white"/>
          <w:rtl w:val="0"/>
        </w:rPr>
        <w:t xml:space="preserve">Screen Space - Camera</w:t>
      </w:r>
    </w:p>
    <w:p w:rsidR="00000000" w:rsidDel="00000000" w:rsidP="00000000" w:rsidRDefault="00000000" w:rsidRPr="00000000" w14:paraId="00000064">
      <w:pPr>
        <w:numPr>
          <w:ilvl w:val="0"/>
          <w:numId w:val="41"/>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Canvas is rendered as if it were drawn on a plane object some distance in front of a given camera. </w:t>
      </w:r>
    </w:p>
    <w:p w:rsidR="00000000" w:rsidDel="00000000" w:rsidP="00000000" w:rsidRDefault="00000000" w:rsidRPr="00000000" w14:paraId="00000065">
      <w:pPr>
        <w:numPr>
          <w:ilvl w:val="0"/>
          <w:numId w:val="41"/>
        </w:numPr>
        <w:ind w:left="720" w:hanging="360"/>
        <w:rPr>
          <w:rFonts w:ascii="Roboto" w:cs="Roboto" w:eastAsia="Roboto" w:hAnsi="Roboto"/>
          <w:highlight w:val="white"/>
        </w:rPr>
      </w:pPr>
      <w:r w:rsidDel="00000000" w:rsidR="00000000" w:rsidRPr="00000000">
        <w:rPr>
          <w:rFonts w:ascii="Roboto" w:cs="Roboto" w:eastAsia="Roboto" w:hAnsi="Roboto"/>
          <w:color w:val="333333"/>
          <w:highlight w:val="white"/>
          <w:rtl w:val="0"/>
        </w:rPr>
        <w:t xml:space="preserve">The onscreen size of the UI does not vary with the distance since it is always rescaled to fit exactly within the camera frustum. </w:t>
      </w:r>
    </w:p>
    <w:p w:rsidR="00000000" w:rsidDel="00000000" w:rsidP="00000000" w:rsidRDefault="00000000" w:rsidRPr="00000000" w14:paraId="00000066">
      <w:pPr>
        <w:numPr>
          <w:ilvl w:val="0"/>
          <w:numId w:val="41"/>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If the screen's size or resolution or the camera frustum are changed then the UI will automatically rescale to fit. </w:t>
      </w:r>
    </w:p>
    <w:p w:rsidR="00000000" w:rsidDel="00000000" w:rsidP="00000000" w:rsidRDefault="00000000" w:rsidRPr="00000000" w14:paraId="00000067">
      <w:pPr>
        <w:numPr>
          <w:ilvl w:val="0"/>
          <w:numId w:val="41"/>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Any 3D objects in the scene that are closer to the camera than the UI plane will be rendered in front of the UI, while objects behind the plane will be obscured.</w:t>
      </w:r>
      <w:r w:rsidDel="00000000" w:rsidR="00000000" w:rsidRPr="00000000">
        <w:rPr>
          <w:rtl w:val="0"/>
        </w:rPr>
      </w:r>
    </w:p>
    <w:p w:rsidR="00000000" w:rsidDel="00000000" w:rsidP="00000000" w:rsidRDefault="00000000" w:rsidRPr="00000000" w14:paraId="00000068">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w:t>
      </w:r>
      <w:r w:rsidDel="00000000" w:rsidR="00000000" w:rsidRPr="00000000">
        <w:rPr>
          <w:rFonts w:ascii="Roboto" w:cs="Roboto" w:eastAsia="Roboto" w:hAnsi="Roboto"/>
          <w:color w:val="333333"/>
          <w:sz w:val="21"/>
          <w:szCs w:val="21"/>
          <w:highlight w:val="white"/>
        </w:rPr>
        <w:drawing>
          <wp:inline distB="114300" distT="114300" distL="114300" distR="114300">
            <wp:extent cx="4543425" cy="2057400"/>
            <wp:effectExtent b="0" l="0" r="0" t="0"/>
            <wp:docPr id="2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5434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Roboto" w:cs="Roboto" w:eastAsia="Roboto" w:hAnsi="Roboto"/>
          <w:b w:val="1"/>
          <w:color w:val="333333"/>
          <w:sz w:val="48"/>
          <w:szCs w:val="48"/>
        </w:rPr>
      </w:pPr>
      <w:r w:rsidDel="00000000" w:rsidR="00000000" w:rsidRPr="00000000">
        <w:rPr>
          <w:rtl w:val="0"/>
        </w:rPr>
      </w:r>
    </w:p>
    <w:p w:rsidR="00000000" w:rsidDel="00000000" w:rsidP="00000000" w:rsidRDefault="00000000" w:rsidRPr="00000000" w14:paraId="0000006A">
      <w:pPr>
        <w:rPr>
          <w:rFonts w:ascii="Roboto" w:cs="Roboto" w:eastAsia="Roboto" w:hAnsi="Roboto"/>
          <w:b w:val="1"/>
          <w:color w:val="333333"/>
          <w:sz w:val="48"/>
          <w:szCs w:val="48"/>
        </w:rPr>
      </w:pPr>
      <w:r w:rsidDel="00000000" w:rsidR="00000000" w:rsidRPr="00000000">
        <w:rPr>
          <w:rFonts w:ascii="Roboto" w:cs="Roboto" w:eastAsia="Roboto" w:hAnsi="Roboto"/>
          <w:b w:val="1"/>
          <w:color w:val="333333"/>
          <w:sz w:val="48"/>
          <w:szCs w:val="48"/>
          <w:rtl w:val="0"/>
        </w:rPr>
        <w:t xml:space="preserve">World Space</w:t>
      </w:r>
    </w:p>
    <w:p w:rsidR="00000000" w:rsidDel="00000000" w:rsidP="00000000" w:rsidRDefault="00000000" w:rsidRPr="00000000" w14:paraId="0000006B">
      <w:pPr>
        <w:numPr>
          <w:ilvl w:val="0"/>
          <w:numId w:val="23"/>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This mode renders the UI as if it were a plane object in the scene. Unlike </w:t>
      </w:r>
      <w:r w:rsidDel="00000000" w:rsidR="00000000" w:rsidRPr="00000000">
        <w:rPr>
          <w:rFonts w:ascii="Roboto" w:cs="Roboto" w:eastAsia="Roboto" w:hAnsi="Roboto"/>
          <w:i w:val="1"/>
          <w:color w:val="333333"/>
          <w:highlight w:val="white"/>
          <w:rtl w:val="0"/>
        </w:rPr>
        <w:t xml:space="preserve">Screen Space - Camera</w:t>
      </w:r>
      <w:r w:rsidDel="00000000" w:rsidR="00000000" w:rsidRPr="00000000">
        <w:rPr>
          <w:rFonts w:ascii="Roboto" w:cs="Roboto" w:eastAsia="Roboto" w:hAnsi="Roboto"/>
          <w:color w:val="333333"/>
          <w:highlight w:val="white"/>
          <w:rtl w:val="0"/>
        </w:rPr>
        <w:t xml:space="preserve"> mode, however, the plane need not face the camera and can be oriented however you like.</w:t>
      </w:r>
    </w:p>
    <w:p w:rsidR="00000000" w:rsidDel="00000000" w:rsidP="00000000" w:rsidRDefault="00000000" w:rsidRPr="00000000" w14:paraId="0000006C">
      <w:pPr>
        <w:numPr>
          <w:ilvl w:val="0"/>
          <w:numId w:val="23"/>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 The size of the Canvas can be set using its Rect Transform but its onscreen size will depend on the viewing angle and distance of the camera. Other scene objects can pass behind, through or in front of the Canvas.</w:t>
      </w:r>
    </w:p>
    <w:p w:rsidR="00000000" w:rsidDel="00000000" w:rsidP="00000000" w:rsidRDefault="00000000" w:rsidRPr="00000000" w14:paraId="0000006D">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w:t>
      </w:r>
      <w:r w:rsidDel="00000000" w:rsidR="00000000" w:rsidRPr="00000000">
        <w:rPr>
          <w:rFonts w:ascii="Roboto" w:cs="Roboto" w:eastAsia="Roboto" w:hAnsi="Roboto"/>
          <w:color w:val="333333"/>
          <w:sz w:val="21"/>
          <w:szCs w:val="21"/>
          <w:highlight w:val="white"/>
        </w:rPr>
        <w:drawing>
          <wp:inline distB="114300" distT="114300" distL="114300" distR="114300">
            <wp:extent cx="4324350" cy="1666875"/>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3243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keepNext w:val="0"/>
        <w:keepLines w:val="0"/>
        <w:spacing w:after="160" w:before="160" w:lineRule="auto"/>
        <w:rPr>
          <w:rFonts w:ascii="Roboto" w:cs="Roboto" w:eastAsia="Roboto" w:hAnsi="Roboto"/>
          <w:b w:val="1"/>
          <w:sz w:val="48"/>
          <w:szCs w:val="48"/>
        </w:rPr>
      </w:pPr>
      <w:bookmarkStart w:colFirst="0" w:colLast="0" w:name="_heading=h.o4iohzujxm5p" w:id="15"/>
      <w:bookmarkEnd w:id="15"/>
      <w:r w:rsidDel="00000000" w:rsidR="00000000" w:rsidRPr="00000000">
        <w:rPr>
          <w:rtl w:val="0"/>
        </w:rPr>
      </w:r>
    </w:p>
    <w:p w:rsidR="00000000" w:rsidDel="00000000" w:rsidP="00000000" w:rsidRDefault="00000000" w:rsidRPr="00000000" w14:paraId="0000006F">
      <w:pPr>
        <w:pStyle w:val="Heading2"/>
        <w:keepNext w:val="0"/>
        <w:keepLines w:val="0"/>
        <w:spacing w:after="160" w:before="160" w:lineRule="auto"/>
        <w:rPr>
          <w:rFonts w:ascii="Roboto" w:cs="Roboto" w:eastAsia="Roboto" w:hAnsi="Roboto"/>
          <w:b w:val="1"/>
          <w:sz w:val="48"/>
          <w:szCs w:val="48"/>
        </w:rPr>
      </w:pPr>
      <w:bookmarkStart w:colFirst="0" w:colLast="0" w:name="_heading=h.quxxk830szco" w:id="16"/>
      <w:bookmarkEnd w:id="16"/>
      <w:r w:rsidDel="00000000" w:rsidR="00000000" w:rsidRPr="00000000">
        <w:rPr>
          <w:rFonts w:ascii="Roboto" w:cs="Roboto" w:eastAsia="Roboto" w:hAnsi="Roboto"/>
          <w:b w:val="1"/>
          <w:sz w:val="48"/>
          <w:szCs w:val="48"/>
          <w:rtl w:val="0"/>
        </w:rPr>
        <w:t xml:space="preserve">Image</w:t>
      </w:r>
    </w:p>
    <w:p w:rsidR="00000000" w:rsidDel="00000000" w:rsidP="00000000" w:rsidRDefault="00000000" w:rsidRPr="00000000" w14:paraId="00000070">
      <w:pPr>
        <w:numPr>
          <w:ilvl w:val="0"/>
          <w:numId w:val="8"/>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w:t>
      </w:r>
      <w:r w:rsidDel="00000000" w:rsidR="00000000" w:rsidRPr="00000000">
        <w:rPr>
          <w:rFonts w:ascii="Roboto" w:cs="Roboto" w:eastAsia="Roboto" w:hAnsi="Roboto"/>
          <w:b w:val="1"/>
          <w:color w:val="333333"/>
          <w:highlight w:val="white"/>
          <w:rtl w:val="0"/>
        </w:rPr>
        <w:t xml:space="preserve">Image</w:t>
      </w:r>
      <w:r w:rsidDel="00000000" w:rsidR="00000000" w:rsidRPr="00000000">
        <w:rPr>
          <w:rFonts w:ascii="Roboto" w:cs="Roboto" w:eastAsia="Roboto" w:hAnsi="Roboto"/>
          <w:color w:val="333333"/>
          <w:highlight w:val="white"/>
          <w:rtl w:val="0"/>
        </w:rPr>
        <w:t xml:space="preserve"> control displays a non-interactive image to the user. </w:t>
      </w:r>
    </w:p>
    <w:p w:rsidR="00000000" w:rsidDel="00000000" w:rsidP="00000000" w:rsidRDefault="00000000" w:rsidRPr="00000000" w14:paraId="00000071">
      <w:pPr>
        <w:numPr>
          <w:ilvl w:val="0"/>
          <w:numId w:val="8"/>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You can use this for purposes such as decorations or icons, and you can change the image from a script to reflect changes in other controls.</w:t>
      </w:r>
    </w:p>
    <w:p w:rsidR="00000000" w:rsidDel="00000000" w:rsidP="00000000" w:rsidRDefault="00000000" w:rsidRPr="00000000" w14:paraId="00000072">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73">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74">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75">
      <w:pPr>
        <w:spacing w:after="220" w:before="0" w:lineRule="auto"/>
        <w:ind w:left="720" w:firstLine="0"/>
        <w:rPr>
          <w:rFonts w:ascii="Roboto" w:cs="Roboto" w:eastAsia="Roboto" w:hAnsi="Roboto"/>
          <w:b w:val="1"/>
          <w:color w:val="333333"/>
          <w:sz w:val="48"/>
          <w:szCs w:val="48"/>
        </w:rPr>
      </w:pPr>
      <w:r w:rsidDel="00000000" w:rsidR="00000000" w:rsidRPr="00000000">
        <w:rPr>
          <w:rFonts w:ascii="Verdana" w:cs="Verdana" w:eastAsia="Verdana" w:hAnsi="Verdana"/>
          <w:sz w:val="23"/>
          <w:szCs w:val="23"/>
          <w:rtl w:val="0"/>
        </w:rPr>
        <w:t xml:space="preserve">                </w:t>
      </w:r>
      <w:r w:rsidDel="00000000" w:rsidR="00000000" w:rsidRPr="00000000">
        <w:rPr>
          <w:rFonts w:ascii="Verdana" w:cs="Verdana" w:eastAsia="Verdana" w:hAnsi="Verdana"/>
          <w:sz w:val="23"/>
          <w:szCs w:val="23"/>
        </w:rPr>
        <w:drawing>
          <wp:inline distB="114300" distT="114300" distL="114300" distR="114300">
            <wp:extent cx="2628900" cy="120015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6289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keepNext w:val="0"/>
        <w:keepLines w:val="0"/>
        <w:shd w:fill="ffffff" w:val="clear"/>
        <w:spacing w:after="160" w:before="380" w:line="264" w:lineRule="auto"/>
        <w:rPr>
          <w:rFonts w:ascii="Roboto" w:cs="Roboto" w:eastAsia="Roboto" w:hAnsi="Roboto"/>
          <w:b w:val="1"/>
          <w:color w:val="333333"/>
          <w:sz w:val="48"/>
          <w:szCs w:val="48"/>
        </w:rPr>
      </w:pPr>
      <w:bookmarkStart w:colFirst="0" w:colLast="0" w:name="_heading=h.licrdzhc63jd" w:id="17"/>
      <w:bookmarkEnd w:id="17"/>
      <w:r w:rsidDel="00000000" w:rsidR="00000000" w:rsidRPr="00000000">
        <w:rPr>
          <w:rFonts w:ascii="Roboto" w:cs="Roboto" w:eastAsia="Roboto" w:hAnsi="Roboto"/>
          <w:b w:val="1"/>
          <w:color w:val="333333"/>
          <w:sz w:val="48"/>
          <w:szCs w:val="48"/>
          <w:rtl w:val="0"/>
        </w:rPr>
        <w:t xml:space="preserve">Text</w:t>
      </w:r>
    </w:p>
    <w:p w:rsidR="00000000" w:rsidDel="00000000" w:rsidP="00000000" w:rsidRDefault="00000000" w:rsidRPr="00000000" w14:paraId="00000077">
      <w:pPr>
        <w:numPr>
          <w:ilvl w:val="0"/>
          <w:numId w:val="22"/>
        </w:numPr>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The </w:t>
      </w:r>
      <w:r w:rsidDel="00000000" w:rsidR="00000000" w:rsidRPr="00000000">
        <w:rPr>
          <w:rFonts w:ascii="Roboto" w:cs="Roboto" w:eastAsia="Roboto" w:hAnsi="Roboto"/>
          <w:b w:val="1"/>
          <w:color w:val="333333"/>
          <w:rtl w:val="0"/>
        </w:rPr>
        <w:t xml:space="preserve">Text</w:t>
      </w:r>
      <w:r w:rsidDel="00000000" w:rsidR="00000000" w:rsidRPr="00000000">
        <w:rPr>
          <w:rFonts w:ascii="Roboto" w:cs="Roboto" w:eastAsia="Roboto" w:hAnsi="Roboto"/>
          <w:color w:val="333333"/>
          <w:rtl w:val="0"/>
        </w:rPr>
        <w:t xml:space="preserve"> control displays a non-interactive piece of text to the user. </w:t>
      </w:r>
    </w:p>
    <w:p w:rsidR="00000000" w:rsidDel="00000000" w:rsidP="00000000" w:rsidRDefault="00000000" w:rsidRPr="00000000" w14:paraId="00000078">
      <w:pPr>
        <w:numPr>
          <w:ilvl w:val="0"/>
          <w:numId w:val="22"/>
        </w:numPr>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This can be used to provide captions or labels for other GUI controls or to display instructions or other text.</w:t>
      </w:r>
      <w:r w:rsidDel="00000000" w:rsidR="00000000" w:rsidRPr="00000000">
        <w:rPr>
          <w:rtl w:val="0"/>
        </w:rPr>
      </w:r>
    </w:p>
    <w:p w:rsidR="00000000" w:rsidDel="00000000" w:rsidP="00000000" w:rsidRDefault="00000000" w:rsidRPr="00000000" w14:paraId="00000079">
      <w:pPr>
        <w:ind w:left="720" w:firstLine="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                                       </w:t>
      </w:r>
      <w:r w:rsidDel="00000000" w:rsidR="00000000" w:rsidRPr="00000000">
        <w:rPr>
          <w:rFonts w:ascii="Roboto" w:cs="Roboto" w:eastAsia="Roboto" w:hAnsi="Roboto"/>
          <w:color w:val="333333"/>
          <w:sz w:val="21"/>
          <w:szCs w:val="21"/>
        </w:rPr>
        <w:drawing>
          <wp:inline distB="114300" distT="114300" distL="114300" distR="114300">
            <wp:extent cx="2457450" cy="3314700"/>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4574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1"/>
        <w:keepNext w:val="0"/>
        <w:keepLines w:val="0"/>
        <w:shd w:fill="ffffff" w:val="clear"/>
        <w:spacing w:after="160" w:before="380" w:line="264" w:lineRule="auto"/>
        <w:rPr>
          <w:rFonts w:ascii="Roboto" w:cs="Roboto" w:eastAsia="Roboto" w:hAnsi="Roboto"/>
          <w:b w:val="1"/>
          <w:color w:val="333333"/>
          <w:sz w:val="48"/>
          <w:szCs w:val="48"/>
        </w:rPr>
      </w:pPr>
      <w:bookmarkStart w:colFirst="0" w:colLast="0" w:name="_heading=h.4ug7bn7rztpq" w:id="18"/>
      <w:bookmarkEnd w:id="18"/>
      <w:r w:rsidDel="00000000" w:rsidR="00000000" w:rsidRPr="00000000">
        <w:rPr>
          <w:rtl w:val="0"/>
        </w:rPr>
      </w:r>
    </w:p>
    <w:p w:rsidR="00000000" w:rsidDel="00000000" w:rsidP="00000000" w:rsidRDefault="00000000" w:rsidRPr="00000000" w14:paraId="0000007B">
      <w:pPr>
        <w:pStyle w:val="Heading1"/>
        <w:keepNext w:val="0"/>
        <w:keepLines w:val="0"/>
        <w:shd w:fill="ffffff" w:val="clear"/>
        <w:spacing w:after="160" w:before="380" w:line="264" w:lineRule="auto"/>
        <w:rPr>
          <w:rFonts w:ascii="Roboto" w:cs="Roboto" w:eastAsia="Roboto" w:hAnsi="Roboto"/>
          <w:b w:val="1"/>
          <w:color w:val="333333"/>
          <w:sz w:val="48"/>
          <w:szCs w:val="48"/>
        </w:rPr>
      </w:pPr>
      <w:bookmarkStart w:colFirst="0" w:colLast="0" w:name="_heading=h.wcek3r7vs9sn" w:id="19"/>
      <w:bookmarkEnd w:id="19"/>
      <w:r w:rsidDel="00000000" w:rsidR="00000000" w:rsidRPr="00000000">
        <w:rPr>
          <w:rFonts w:ascii="Roboto" w:cs="Roboto" w:eastAsia="Roboto" w:hAnsi="Roboto"/>
          <w:b w:val="1"/>
          <w:color w:val="333333"/>
          <w:sz w:val="48"/>
          <w:szCs w:val="48"/>
          <w:rtl w:val="0"/>
        </w:rPr>
        <w:t xml:space="preserve">TextMesh Pro</w:t>
      </w:r>
    </w:p>
    <w:p w:rsidR="00000000" w:rsidDel="00000000" w:rsidP="00000000" w:rsidRDefault="00000000" w:rsidRPr="00000000" w14:paraId="0000007C">
      <w:pPr>
        <w:numPr>
          <w:ilvl w:val="0"/>
          <w:numId w:val="6"/>
        </w:numPr>
        <w:ind w:left="720" w:hanging="360"/>
        <w:rPr>
          <w:rFonts w:ascii="Roboto" w:cs="Roboto" w:eastAsia="Roboto" w:hAnsi="Roboto"/>
          <w:color w:val="444444"/>
          <w:highlight w:val="white"/>
          <w:u w:val="none"/>
        </w:rPr>
      </w:pPr>
      <w:r w:rsidDel="00000000" w:rsidR="00000000" w:rsidRPr="00000000">
        <w:rPr>
          <w:rFonts w:ascii="Roboto" w:cs="Roboto" w:eastAsia="Roboto" w:hAnsi="Roboto"/>
          <w:color w:val="444444"/>
          <w:highlight w:val="white"/>
          <w:rtl w:val="0"/>
        </w:rPr>
        <w:t xml:space="preserve">TextMesh Pro is an easy-to-use system for high-quality text.</w:t>
      </w:r>
    </w:p>
    <w:p w:rsidR="00000000" w:rsidDel="00000000" w:rsidP="00000000" w:rsidRDefault="00000000" w:rsidRPr="00000000" w14:paraId="0000007D">
      <w:pPr>
        <w:numPr>
          <w:ilvl w:val="0"/>
          <w:numId w:val="6"/>
        </w:numPr>
        <w:ind w:left="720" w:hanging="360"/>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It has many text appearance and formatting options, and is an easy way to add a professional touch to any project’s user interface.</w:t>
      </w:r>
    </w:p>
    <w:p w:rsidR="00000000" w:rsidDel="00000000" w:rsidP="00000000" w:rsidRDefault="00000000" w:rsidRPr="00000000" w14:paraId="0000007E">
      <w:pPr>
        <w:numPr>
          <w:ilvl w:val="0"/>
          <w:numId w:val="6"/>
        </w:numPr>
        <w:ind w:left="720" w:hanging="360"/>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TextMeshPro provides Improved Control over text formatting and layout with features like character, word, line and paragraph spacing, kerning, justified text, Links, over 30 Rich Text Tags available, support for Multi Font &amp; Sprites, Custom Styles and more.</w:t>
      </w:r>
      <w:r w:rsidDel="00000000" w:rsidR="00000000" w:rsidRPr="00000000">
        <w:rPr>
          <w:rtl w:val="0"/>
        </w:rPr>
      </w:r>
    </w:p>
    <w:p w:rsidR="00000000" w:rsidDel="00000000" w:rsidP="00000000" w:rsidRDefault="00000000" w:rsidRPr="00000000" w14:paraId="0000007F">
      <w:pPr>
        <w:pStyle w:val="Heading1"/>
        <w:keepNext w:val="0"/>
        <w:keepLines w:val="0"/>
        <w:shd w:fill="ffffff" w:val="clear"/>
        <w:spacing w:after="160" w:before="380" w:line="264" w:lineRule="auto"/>
        <w:rPr>
          <w:rFonts w:ascii="Roboto" w:cs="Roboto" w:eastAsia="Roboto" w:hAnsi="Roboto"/>
          <w:b w:val="1"/>
          <w:color w:val="333333"/>
          <w:sz w:val="48"/>
          <w:szCs w:val="48"/>
        </w:rPr>
      </w:pPr>
      <w:bookmarkStart w:colFirst="0" w:colLast="0" w:name="_heading=h.as5enywlsewn" w:id="20"/>
      <w:bookmarkEnd w:id="20"/>
      <w:r w:rsidDel="00000000" w:rsidR="00000000" w:rsidRPr="00000000">
        <w:rPr>
          <w:rFonts w:ascii="Roboto" w:cs="Roboto" w:eastAsia="Roboto" w:hAnsi="Roboto"/>
          <w:b w:val="1"/>
          <w:color w:val="333333"/>
          <w:sz w:val="48"/>
          <w:szCs w:val="48"/>
          <w:rtl w:val="0"/>
        </w:rPr>
        <w:t xml:space="preserve">Raw Image</w:t>
      </w:r>
    </w:p>
    <w:p w:rsidR="00000000" w:rsidDel="00000000" w:rsidP="00000000" w:rsidRDefault="00000000" w:rsidRPr="00000000" w14:paraId="00000080">
      <w:pPr>
        <w:numPr>
          <w:ilvl w:val="0"/>
          <w:numId w:val="25"/>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w:t>
      </w:r>
      <w:r w:rsidDel="00000000" w:rsidR="00000000" w:rsidRPr="00000000">
        <w:rPr>
          <w:rFonts w:ascii="Roboto" w:cs="Roboto" w:eastAsia="Roboto" w:hAnsi="Roboto"/>
          <w:b w:val="1"/>
          <w:color w:val="333333"/>
          <w:highlight w:val="white"/>
          <w:rtl w:val="0"/>
        </w:rPr>
        <w:t xml:space="preserve">Raw Image</w:t>
      </w:r>
      <w:r w:rsidDel="00000000" w:rsidR="00000000" w:rsidRPr="00000000">
        <w:rPr>
          <w:rFonts w:ascii="Roboto" w:cs="Roboto" w:eastAsia="Roboto" w:hAnsi="Roboto"/>
          <w:color w:val="333333"/>
          <w:highlight w:val="white"/>
          <w:rtl w:val="0"/>
        </w:rPr>
        <w:t xml:space="preserve"> control displays a non-interactive image to the user. </w:t>
      </w:r>
    </w:p>
    <w:p w:rsidR="00000000" w:rsidDel="00000000" w:rsidP="00000000" w:rsidRDefault="00000000" w:rsidRPr="00000000" w14:paraId="00000081">
      <w:pPr>
        <w:numPr>
          <w:ilvl w:val="0"/>
          <w:numId w:val="25"/>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You can use this for purposes such as decorations or icons, and you can change the image from a script to reflect changes in other controls.</w:t>
      </w:r>
    </w:p>
    <w:p w:rsidR="00000000" w:rsidDel="00000000" w:rsidP="00000000" w:rsidRDefault="00000000" w:rsidRPr="00000000" w14:paraId="00000082">
      <w:pPr>
        <w:numPr>
          <w:ilvl w:val="0"/>
          <w:numId w:val="25"/>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control is similar to the Image control, but offers more options for animating the image and accurately filling the control rectangle. </w:t>
      </w:r>
      <w:r w:rsidDel="00000000" w:rsidR="00000000" w:rsidRPr="00000000">
        <w:rPr>
          <w:rtl w:val="0"/>
        </w:rPr>
      </w:r>
    </w:p>
    <w:p w:rsidR="00000000" w:rsidDel="00000000" w:rsidP="00000000" w:rsidRDefault="00000000" w:rsidRPr="00000000" w14:paraId="00000083">
      <w:pPr>
        <w:ind w:left="720" w:firstLine="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Pr>
        <w:drawing>
          <wp:inline distB="114300" distT="114300" distL="114300" distR="114300">
            <wp:extent cx="5731200" cy="15113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85">
      <w:pPr>
        <w:ind w:left="0" w:firstLine="0"/>
        <w:rPr>
          <w:rFonts w:ascii="Roboto" w:cs="Roboto" w:eastAsia="Roboto" w:hAnsi="Roboto"/>
          <w:b w:val="1"/>
          <w:color w:val="333333"/>
          <w:sz w:val="48"/>
          <w:szCs w:val="48"/>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b w:val="1"/>
          <w:color w:val="333333"/>
          <w:sz w:val="48"/>
          <w:szCs w:val="48"/>
        </w:rPr>
      </w:pPr>
      <w:r w:rsidDel="00000000" w:rsidR="00000000" w:rsidRPr="00000000">
        <w:rPr>
          <w:rFonts w:ascii="Roboto" w:cs="Roboto" w:eastAsia="Roboto" w:hAnsi="Roboto"/>
          <w:b w:val="1"/>
          <w:color w:val="333333"/>
          <w:sz w:val="48"/>
          <w:szCs w:val="48"/>
          <w:rtl w:val="0"/>
        </w:rPr>
        <w:t xml:space="preserve">Slider</w:t>
      </w:r>
    </w:p>
    <w:p w:rsidR="00000000" w:rsidDel="00000000" w:rsidP="00000000" w:rsidRDefault="00000000" w:rsidRPr="00000000" w14:paraId="00000087">
      <w:pPr>
        <w:numPr>
          <w:ilvl w:val="0"/>
          <w:numId w:val="37"/>
        </w:numPr>
        <w:ind w:left="720" w:hanging="360"/>
        <w:rPr>
          <w:rFonts w:ascii="Roboto" w:cs="Roboto" w:eastAsia="Roboto" w:hAnsi="Roboto"/>
          <w:u w:val="none"/>
        </w:rPr>
      </w:pPr>
      <w:r w:rsidDel="00000000" w:rsidR="00000000" w:rsidRPr="00000000">
        <w:rPr>
          <w:rFonts w:ascii="Roboto" w:cs="Roboto" w:eastAsia="Roboto" w:hAnsi="Roboto"/>
          <w:color w:val="333333"/>
          <w:highlight w:val="white"/>
          <w:rtl w:val="0"/>
        </w:rPr>
        <w:t xml:space="preserve">The </w:t>
      </w:r>
      <w:r w:rsidDel="00000000" w:rsidR="00000000" w:rsidRPr="00000000">
        <w:rPr>
          <w:rFonts w:ascii="Roboto" w:cs="Roboto" w:eastAsia="Roboto" w:hAnsi="Roboto"/>
          <w:b w:val="1"/>
          <w:shd w:fill="fcf8e3" w:val="clear"/>
          <w:rtl w:val="0"/>
        </w:rPr>
        <w:t xml:space="preserve">Slider</w:t>
      </w:r>
      <w:r w:rsidDel="00000000" w:rsidR="00000000" w:rsidRPr="00000000">
        <w:rPr>
          <w:rFonts w:ascii="Roboto" w:cs="Roboto" w:eastAsia="Roboto" w:hAnsi="Roboto"/>
          <w:color w:val="333333"/>
          <w:highlight w:val="white"/>
          <w:rtl w:val="0"/>
        </w:rPr>
        <w:t xml:space="preserve"> control allows the user to select a numeric value from a predetermined range by dragging the mouse.</w:t>
      </w:r>
    </w:p>
    <w:p w:rsidR="00000000" w:rsidDel="00000000" w:rsidP="00000000" w:rsidRDefault="00000000" w:rsidRPr="00000000" w14:paraId="00000088">
      <w:pPr>
        <w:ind w:left="72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                           </w:t>
      </w:r>
      <w:r w:rsidDel="00000000" w:rsidR="00000000" w:rsidRPr="00000000">
        <w:rPr>
          <w:rFonts w:ascii="Roboto" w:cs="Roboto" w:eastAsia="Roboto" w:hAnsi="Roboto"/>
          <w:color w:val="333333"/>
          <w:highlight w:val="white"/>
        </w:rPr>
        <w:drawing>
          <wp:inline distB="114300" distT="114300" distL="114300" distR="114300">
            <wp:extent cx="3333750" cy="762000"/>
            <wp:effectExtent b="0" l="0" r="0" t="0"/>
            <wp:docPr id="1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3337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                   </w:t>
      </w:r>
    </w:p>
    <w:p w:rsidR="00000000" w:rsidDel="00000000" w:rsidP="00000000" w:rsidRDefault="00000000" w:rsidRPr="00000000" w14:paraId="0000008A">
      <w:pPr>
        <w:ind w:left="0" w:firstLine="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                                                 </w:t>
      </w:r>
      <w:r w:rsidDel="00000000" w:rsidR="00000000" w:rsidRPr="00000000">
        <w:rPr>
          <w:rFonts w:ascii="Roboto" w:cs="Roboto" w:eastAsia="Roboto" w:hAnsi="Roboto"/>
          <w:color w:val="333333"/>
          <w:sz w:val="21"/>
          <w:szCs w:val="21"/>
        </w:rPr>
        <w:drawing>
          <wp:inline distB="114300" distT="114300" distL="114300" distR="114300">
            <wp:extent cx="2397203" cy="3698074"/>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397203" cy="369807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keepNext w:val="0"/>
        <w:keepLines w:val="0"/>
        <w:shd w:fill="ffffff" w:val="clear"/>
        <w:spacing w:after="160" w:before="380" w:line="264" w:lineRule="auto"/>
        <w:rPr>
          <w:rFonts w:ascii="Roboto" w:cs="Roboto" w:eastAsia="Roboto" w:hAnsi="Roboto"/>
          <w:b w:val="1"/>
          <w:color w:val="333333"/>
          <w:sz w:val="48"/>
          <w:szCs w:val="48"/>
        </w:rPr>
      </w:pPr>
      <w:bookmarkStart w:colFirst="0" w:colLast="0" w:name="_heading=h.oy9blzvax5qf" w:id="21"/>
      <w:bookmarkEnd w:id="21"/>
      <w:r w:rsidDel="00000000" w:rsidR="00000000" w:rsidRPr="00000000">
        <w:rPr>
          <w:rFonts w:ascii="Roboto" w:cs="Roboto" w:eastAsia="Roboto" w:hAnsi="Roboto"/>
          <w:b w:val="1"/>
          <w:color w:val="333333"/>
          <w:sz w:val="48"/>
          <w:szCs w:val="48"/>
          <w:rtl w:val="0"/>
        </w:rPr>
        <w:t xml:space="preserve">Scrollbar</w:t>
      </w:r>
    </w:p>
    <w:p w:rsidR="00000000" w:rsidDel="00000000" w:rsidP="00000000" w:rsidRDefault="00000000" w:rsidRPr="00000000" w14:paraId="0000008C">
      <w:pPr>
        <w:numPr>
          <w:ilvl w:val="0"/>
          <w:numId w:val="17"/>
        </w:numPr>
        <w:ind w:left="720" w:hanging="360"/>
        <w:rPr>
          <w:rFonts w:ascii="Roboto" w:cs="Roboto" w:eastAsia="Roboto" w:hAnsi="Roboto"/>
          <w:color w:val="333333"/>
          <w:highlight w:val="white"/>
          <w:u w:val="none"/>
        </w:rPr>
      </w:pPr>
      <w:r w:rsidDel="00000000" w:rsidR="00000000" w:rsidRPr="00000000">
        <w:rPr>
          <w:rFonts w:ascii="Roboto" w:cs="Roboto" w:eastAsia="Roboto" w:hAnsi="Roboto"/>
          <w:color w:val="333333"/>
          <w:highlight w:val="white"/>
          <w:rtl w:val="0"/>
        </w:rPr>
        <w:t xml:space="preserve">The </w:t>
      </w:r>
      <w:r w:rsidDel="00000000" w:rsidR="00000000" w:rsidRPr="00000000">
        <w:rPr>
          <w:rFonts w:ascii="Roboto" w:cs="Roboto" w:eastAsia="Roboto" w:hAnsi="Roboto"/>
          <w:b w:val="1"/>
          <w:color w:val="333333"/>
          <w:highlight w:val="white"/>
          <w:rtl w:val="0"/>
        </w:rPr>
        <w:t xml:space="preserve">Scrollbar</w:t>
      </w:r>
      <w:r w:rsidDel="00000000" w:rsidR="00000000" w:rsidRPr="00000000">
        <w:rPr>
          <w:rFonts w:ascii="Roboto" w:cs="Roboto" w:eastAsia="Roboto" w:hAnsi="Roboto"/>
          <w:color w:val="333333"/>
          <w:highlight w:val="white"/>
          <w:rtl w:val="0"/>
        </w:rPr>
        <w:t xml:space="preserve"> control allows the user to scroll an image or other view that is too large to see completely.</w:t>
      </w: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676275</wp:posOffset>
            </wp:positionH>
            <wp:positionV relativeFrom="paragraph">
              <wp:posOffset>200025</wp:posOffset>
            </wp:positionV>
            <wp:extent cx="3958276" cy="895324"/>
            <wp:effectExtent b="0" l="0" r="0" t="0"/>
            <wp:wrapNone/>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958276" cy="895324"/>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t xml:space="preserve">                                         </w:t>
      </w:r>
      <w:r w:rsidDel="00000000" w:rsidR="00000000" w:rsidRPr="00000000">
        <w:rPr/>
        <w:drawing>
          <wp:inline distB="114300" distT="114300" distL="114300" distR="114300">
            <wp:extent cx="2790825" cy="3895725"/>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7908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keepNext w:val="0"/>
        <w:keepLines w:val="0"/>
        <w:shd w:fill="ffffff" w:val="clear"/>
        <w:spacing w:after="160" w:before="380" w:line="264" w:lineRule="auto"/>
        <w:rPr>
          <w:rFonts w:ascii="Roboto" w:cs="Roboto" w:eastAsia="Roboto" w:hAnsi="Roboto"/>
          <w:b w:val="1"/>
          <w:color w:val="333333"/>
          <w:sz w:val="48"/>
          <w:szCs w:val="48"/>
        </w:rPr>
      </w:pPr>
      <w:bookmarkStart w:colFirst="0" w:colLast="0" w:name="_heading=h.au0pogahxr15" w:id="22"/>
      <w:bookmarkEnd w:id="22"/>
      <w:r w:rsidDel="00000000" w:rsidR="00000000" w:rsidRPr="00000000">
        <w:rPr>
          <w:rFonts w:ascii="Roboto" w:cs="Roboto" w:eastAsia="Roboto" w:hAnsi="Roboto"/>
          <w:b w:val="1"/>
          <w:color w:val="333333"/>
          <w:sz w:val="48"/>
          <w:szCs w:val="48"/>
          <w:rtl w:val="0"/>
        </w:rPr>
        <w:t xml:space="preserve">Input Field</w:t>
      </w:r>
    </w:p>
    <w:p w:rsidR="00000000" w:rsidDel="00000000" w:rsidP="00000000" w:rsidRDefault="00000000" w:rsidRPr="00000000" w14:paraId="00000094">
      <w:pPr>
        <w:numPr>
          <w:ilvl w:val="0"/>
          <w:numId w:val="16"/>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An </w:t>
      </w:r>
      <w:r w:rsidDel="00000000" w:rsidR="00000000" w:rsidRPr="00000000">
        <w:rPr>
          <w:rFonts w:ascii="Roboto" w:cs="Roboto" w:eastAsia="Roboto" w:hAnsi="Roboto"/>
          <w:b w:val="1"/>
          <w:color w:val="333333"/>
          <w:highlight w:val="white"/>
          <w:rtl w:val="0"/>
        </w:rPr>
        <w:t xml:space="preserve">Input Field</w:t>
      </w:r>
      <w:r w:rsidDel="00000000" w:rsidR="00000000" w:rsidRPr="00000000">
        <w:rPr>
          <w:rFonts w:ascii="Roboto" w:cs="Roboto" w:eastAsia="Roboto" w:hAnsi="Roboto"/>
          <w:color w:val="333333"/>
          <w:highlight w:val="white"/>
          <w:rtl w:val="0"/>
        </w:rPr>
        <w:t xml:space="preserve"> is a way to make the text of a Text Control editable.</w:t>
      </w:r>
    </w:p>
    <w:p w:rsidR="00000000" w:rsidDel="00000000" w:rsidP="00000000" w:rsidRDefault="00000000" w:rsidRPr="00000000" w14:paraId="00000095">
      <w:pPr>
        <w:numPr>
          <w:ilvl w:val="0"/>
          <w:numId w:val="16"/>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 It's not a visible UI element in itself and must be combined with one or more visual UI elements in order to be visible.</w:t>
      </w:r>
    </w:p>
    <w:p w:rsidR="00000000" w:rsidDel="00000000" w:rsidP="00000000" w:rsidRDefault="00000000" w:rsidRPr="00000000" w14:paraId="00000096">
      <w:pPr>
        <w:ind w:left="72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1484475</wp:posOffset>
            </wp:positionH>
            <wp:positionV relativeFrom="paragraph">
              <wp:posOffset>247650</wp:posOffset>
            </wp:positionV>
            <wp:extent cx="2757488" cy="630283"/>
            <wp:effectExtent b="0" l="0" r="0" t="0"/>
            <wp:wrapNone/>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57488" cy="630283"/>
                    </a:xfrm>
                    <a:prstGeom prst="rect"/>
                    <a:ln/>
                  </pic:spPr>
                </pic:pic>
              </a:graphicData>
            </a:graphic>
          </wp:anchor>
        </w:drawing>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A">
      <w:pPr>
        <w:spacing w:after="220" w:before="0" w:lineRule="auto"/>
        <w:ind w:left="720" w:firstLine="0"/>
        <w:rPr>
          <w:rFonts w:ascii="Verdana" w:cs="Verdana" w:eastAsia="Verdana" w:hAnsi="Verdana"/>
          <w:sz w:val="48"/>
          <w:szCs w:val="48"/>
        </w:rPr>
      </w:pPr>
      <w:r w:rsidDel="00000000" w:rsidR="00000000" w:rsidRPr="00000000">
        <w:rPr>
          <w:rFonts w:ascii="Verdana" w:cs="Verdana" w:eastAsia="Verdana" w:hAnsi="Verdana"/>
          <w:sz w:val="48"/>
          <w:szCs w:val="48"/>
          <w:rtl w:val="0"/>
        </w:rPr>
        <w:t xml:space="preserve">     </w:t>
      </w:r>
      <w:r w:rsidDel="00000000" w:rsidR="00000000" w:rsidRPr="00000000">
        <w:rPr>
          <w:rtl w:val="0"/>
        </w:rPr>
      </w:r>
    </w:p>
    <w:p w:rsidR="00000000" w:rsidDel="00000000" w:rsidP="00000000" w:rsidRDefault="00000000" w:rsidRPr="00000000" w14:paraId="0000009B">
      <w:pPr>
        <w:pStyle w:val="Heading1"/>
        <w:keepNext w:val="0"/>
        <w:keepLines w:val="0"/>
        <w:pBdr>
          <w:top w:color="000000" w:space="0" w:sz="0" w:val="none"/>
          <w:bottom w:color="000000" w:space="0" w:sz="0" w:val="none"/>
          <w:right w:color="000000" w:space="2" w:sz="0" w:val="none"/>
          <w:between w:color="000000" w:space="0" w:sz="0" w:val="none"/>
        </w:pBdr>
        <w:shd w:fill="ffffff" w:val="clear"/>
        <w:spacing w:after="160" w:before="160" w:lineRule="auto"/>
        <w:rPr>
          <w:rFonts w:ascii="Roboto" w:cs="Roboto" w:eastAsia="Roboto" w:hAnsi="Roboto"/>
          <w:b w:val="1"/>
          <w:sz w:val="48"/>
          <w:szCs w:val="48"/>
          <w:highlight w:val="white"/>
        </w:rPr>
      </w:pPr>
      <w:bookmarkStart w:colFirst="0" w:colLast="0" w:name="_heading=h.3rdcrjn" w:id="23"/>
      <w:bookmarkEnd w:id="23"/>
      <w:r w:rsidDel="00000000" w:rsidR="00000000" w:rsidRPr="00000000">
        <w:rPr>
          <w:rtl w:val="0"/>
        </w:rPr>
      </w:r>
    </w:p>
    <w:p w:rsidR="00000000" w:rsidDel="00000000" w:rsidP="00000000" w:rsidRDefault="00000000" w:rsidRPr="00000000" w14:paraId="0000009C">
      <w:pPr>
        <w:pBdr>
          <w:top w:color="000000" w:space="2" w:sz="0" w:val="none"/>
          <w:bottom w:color="000000" w:space="2" w:sz="0" w:val="none"/>
          <w:right w:color="000000" w:space="2" w:sz="0" w:val="none"/>
          <w:between w:color="000000" w:space="2" w:sz="0" w:val="none"/>
        </w:pBdr>
        <w:shd w:fill="ffffff" w:val="clear"/>
        <w:spacing w:after="240" w:before="0" w:line="375" w:lineRule="auto"/>
        <w:ind w:left="720" w:firstLine="0"/>
        <w:rPr>
          <w:color w:val="000000"/>
          <w:highlight w:val="white"/>
        </w:rPr>
      </w:pPr>
      <w:r w:rsidDel="00000000" w:rsidR="00000000" w:rsidRPr="00000000">
        <w:rPr>
          <w:rtl w:val="0"/>
        </w:rPr>
      </w:r>
    </w:p>
    <w:p w:rsidR="00000000" w:rsidDel="00000000" w:rsidP="00000000" w:rsidRDefault="00000000" w:rsidRPr="00000000" w14:paraId="0000009D">
      <w:pPr>
        <w:spacing w:after="240" w:before="240" w:line="360" w:lineRule="auto"/>
        <w:ind w:left="720" w:firstLine="0"/>
        <w:rPr>
          <w:rFonts w:ascii="Courier New" w:cs="Courier New" w:eastAsia="Courier New" w:hAnsi="Courier New"/>
          <w:color w:val="999999"/>
          <w:sz w:val="23"/>
          <w:szCs w:val="23"/>
          <w:highlight w:val="white"/>
        </w:rPr>
      </w:pPr>
      <w:r w:rsidDel="00000000" w:rsidR="00000000" w:rsidRPr="00000000">
        <w:rPr>
          <w:rtl w:val="0"/>
        </w:rPr>
      </w:r>
    </w:p>
    <w:p w:rsidR="00000000" w:rsidDel="00000000" w:rsidP="00000000" w:rsidRDefault="00000000" w:rsidRPr="00000000" w14:paraId="0000009E">
      <w:pPr>
        <w:spacing w:after="240" w:before="240" w:line="360" w:lineRule="auto"/>
        <w:ind w:left="720" w:firstLine="0"/>
        <w:rPr>
          <w:rFonts w:ascii="Courier New" w:cs="Courier New" w:eastAsia="Courier New" w:hAnsi="Courier New"/>
          <w:color w:val="999999"/>
          <w:sz w:val="23"/>
          <w:szCs w:val="23"/>
          <w:highlight w:val="white"/>
        </w:rPr>
      </w:pP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A0">
      <w:pPr>
        <w:pBdr>
          <w:top w:color="000000" w:space="2" w:sz="0" w:val="none"/>
          <w:bottom w:color="000000" w:space="2" w:sz="0" w:val="none"/>
          <w:right w:color="000000" w:space="2" w:sz="0" w:val="none"/>
          <w:between w:color="000000" w:space="2" w:sz="0" w:val="none"/>
        </w:pBdr>
        <w:shd w:fill="ffffff" w:val="clear"/>
        <w:spacing w:after="220" w:before="220" w:line="375" w:lineRule="auto"/>
        <w:rPr>
          <w:rFonts w:ascii="Verdana" w:cs="Verdana" w:eastAsia="Verdana" w:hAnsi="Verdana"/>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114300</wp:posOffset>
            </wp:positionV>
            <wp:extent cx="2495550" cy="5676900"/>
            <wp:effectExtent b="0" l="0" r="0" t="0"/>
            <wp:wrapTopAndBottom distB="114300" distT="114300"/>
            <wp:docPr id="2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495550" cy="5676900"/>
                    </a:xfrm>
                    <a:prstGeom prst="rect"/>
                    <a:ln/>
                  </pic:spPr>
                </pic:pic>
              </a:graphicData>
            </a:graphic>
          </wp:anchor>
        </w:drawing>
      </w:r>
    </w:p>
    <w:p w:rsidR="00000000" w:rsidDel="00000000" w:rsidP="00000000" w:rsidRDefault="00000000" w:rsidRPr="00000000" w14:paraId="000000A1">
      <w:pPr>
        <w:pBdr>
          <w:top w:color="000000" w:space="2" w:sz="0" w:val="none"/>
          <w:bottom w:color="000000" w:space="2" w:sz="0" w:val="none"/>
          <w:right w:color="000000" w:space="2" w:sz="0" w:val="none"/>
          <w:between w:color="000000" w:space="2" w:sz="0" w:val="none"/>
        </w:pBdr>
        <w:shd w:fill="ffffff" w:val="clear"/>
        <w:spacing w:after="240" w:before="300" w:line="375" w:lineRule="auto"/>
        <w:ind w:left="144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A2">
      <w:pPr>
        <w:pStyle w:val="Heading1"/>
        <w:keepNext w:val="0"/>
        <w:keepLines w:val="0"/>
        <w:shd w:fill="ffffff" w:val="clear"/>
        <w:spacing w:after="160" w:before="380" w:line="264" w:lineRule="auto"/>
        <w:rPr>
          <w:rFonts w:ascii="Roboto" w:cs="Roboto" w:eastAsia="Roboto" w:hAnsi="Roboto"/>
          <w:b w:val="1"/>
          <w:color w:val="333333"/>
          <w:sz w:val="48"/>
          <w:szCs w:val="48"/>
        </w:rPr>
      </w:pPr>
      <w:bookmarkStart w:colFirst="0" w:colLast="0" w:name="_heading=h.8q6x7rzdvfay" w:id="24"/>
      <w:bookmarkEnd w:id="24"/>
      <w:r w:rsidDel="00000000" w:rsidR="00000000" w:rsidRPr="00000000">
        <w:rPr>
          <w:rFonts w:ascii="Roboto" w:cs="Roboto" w:eastAsia="Roboto" w:hAnsi="Roboto"/>
          <w:b w:val="1"/>
          <w:color w:val="333333"/>
          <w:sz w:val="48"/>
          <w:szCs w:val="48"/>
          <w:rtl w:val="0"/>
        </w:rPr>
        <w:t xml:space="preserve">Dropdown</w:t>
      </w:r>
    </w:p>
    <w:p w:rsidR="00000000" w:rsidDel="00000000" w:rsidP="00000000" w:rsidRDefault="00000000" w:rsidRPr="00000000" w14:paraId="000000A3">
      <w:pPr>
        <w:numPr>
          <w:ilvl w:val="0"/>
          <w:numId w:val="1"/>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w:t>
      </w:r>
      <w:r w:rsidDel="00000000" w:rsidR="00000000" w:rsidRPr="00000000">
        <w:rPr>
          <w:rFonts w:ascii="Roboto" w:cs="Roboto" w:eastAsia="Roboto" w:hAnsi="Roboto"/>
          <w:b w:val="1"/>
          <w:color w:val="333333"/>
          <w:highlight w:val="white"/>
          <w:rtl w:val="0"/>
        </w:rPr>
        <w:t xml:space="preserve">Dropdown</w:t>
      </w:r>
      <w:r w:rsidDel="00000000" w:rsidR="00000000" w:rsidRPr="00000000">
        <w:rPr>
          <w:rFonts w:ascii="Roboto" w:cs="Roboto" w:eastAsia="Roboto" w:hAnsi="Roboto"/>
          <w:color w:val="333333"/>
          <w:highlight w:val="white"/>
          <w:rtl w:val="0"/>
        </w:rPr>
        <w:t xml:space="preserve"> can be used to let the user choose a single option from a list of options.</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13"/>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control shows the currently chosen option. Once clicked, it opens up the list of options so a new option can be chosen.</w:t>
      </w:r>
    </w:p>
    <w:p w:rsidR="00000000" w:rsidDel="00000000" w:rsidP="00000000" w:rsidRDefault="00000000" w:rsidRPr="00000000" w14:paraId="000000A6">
      <w:pPr>
        <w:ind w:left="720" w:firstLine="0"/>
        <w:rPr>
          <w:rFonts w:ascii="Roboto" w:cs="Roboto" w:eastAsia="Roboto" w:hAnsi="Roboto"/>
          <w:color w:val="333333"/>
          <w:highlight w:val="white"/>
        </w:rPr>
      </w:pPr>
      <w:sdt>
        <w:sdtPr>
          <w:tag w:val="goog_rdk_1"/>
        </w:sdtPr>
        <w:sdtContent>
          <w:ins w:author="Daksha Borada" w:id="0" w:date="2023-07-31T08:45:11Z">
            <w:r w:rsidDel="00000000" w:rsidR="00000000" w:rsidRPr="00000000">
              <w:rPr>
                <w:rFonts w:ascii="Roboto" w:cs="Roboto" w:eastAsia="Roboto" w:hAnsi="Roboto"/>
                <w:color w:val="333333"/>
                <w:highlight w:val="white"/>
                <w:rtl w:val="0"/>
              </w:rPr>
              <w:t xml:space="preserve">                     </w:t>
            </w:r>
          </w:ins>
        </w:sdtContent>
      </w:sdt>
      <w:r w:rsidDel="00000000" w:rsidR="00000000" w:rsidRPr="00000000">
        <w:rPr>
          <w:rFonts w:ascii="Roboto" w:cs="Roboto" w:eastAsia="Roboto" w:hAnsi="Roboto"/>
          <w:color w:val="333333"/>
          <w:highlight w:val="white"/>
        </w:rPr>
        <w:drawing>
          <wp:inline distB="114300" distT="114300" distL="114300" distR="114300">
            <wp:extent cx="3333750" cy="2000250"/>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3337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A8">
      <w:pPr>
        <w:pStyle w:val="Heading2"/>
        <w:keepNext w:val="0"/>
        <w:keepLines w:val="0"/>
        <w:pBdr>
          <w:top w:color="000000" w:space="11" w:sz="0" w:val="none"/>
          <w:left w:color="000000" w:space="0" w:sz="0" w:val="none"/>
          <w:bottom w:color="000000" w:space="11" w:sz="0" w:val="none"/>
          <w:right w:color="000000" w:space="0" w:sz="0" w:val="none"/>
          <w:between w:color="000000" w:space="11" w:sz="0" w:val="none"/>
        </w:pBdr>
        <w:spacing w:after="0" w:before="0" w:line="300" w:lineRule="auto"/>
        <w:rPr>
          <w:rFonts w:ascii="Roboto" w:cs="Roboto" w:eastAsia="Roboto" w:hAnsi="Roboto"/>
          <w:b w:val="1"/>
          <w:sz w:val="36"/>
          <w:szCs w:val="36"/>
          <w:highlight w:val="white"/>
        </w:rPr>
      </w:pPr>
      <w:bookmarkStart w:colFirst="0" w:colLast="0" w:name="_heading=h.2jxsxqh" w:id="25"/>
      <w:bookmarkEnd w:id="25"/>
      <w:r w:rsidDel="00000000" w:rsidR="00000000" w:rsidRPr="00000000">
        <w:rPr>
          <w:rtl w:val="0"/>
        </w:rPr>
      </w:r>
    </w:p>
    <w:p w:rsidR="00000000" w:rsidDel="00000000" w:rsidP="00000000" w:rsidRDefault="00000000" w:rsidRPr="00000000" w14:paraId="000000A9">
      <w:pPr>
        <w:pStyle w:val="Heading1"/>
        <w:keepNext w:val="0"/>
        <w:keepLines w:val="0"/>
        <w:pBdr>
          <w:top w:color="000000" w:space="0" w:sz="0" w:val="none"/>
          <w:left w:color="auto" w:space="0" w:sz="0" w:val="none"/>
          <w:bottom w:color="000000" w:space="0" w:sz="0" w:val="none"/>
          <w:right w:color="000000" w:space="0" w:sz="0" w:val="none"/>
          <w:between w:color="000000" w:space="0" w:sz="0" w:val="none"/>
        </w:pBdr>
        <w:shd w:fill="ffffff" w:val="clear"/>
        <w:spacing w:after="80" w:before="0" w:line="240" w:lineRule="auto"/>
        <w:ind w:right="220"/>
        <w:rPr>
          <w:b w:val="1"/>
          <w:color w:val="1b2229"/>
          <w:sz w:val="48"/>
          <w:szCs w:val="48"/>
          <w:highlight w:val="white"/>
        </w:rPr>
      </w:pPr>
      <w:bookmarkStart w:colFirst="0" w:colLast="0" w:name="_heading=h.bb7k8m9dj1zf" w:id="26"/>
      <w:bookmarkEnd w:id="26"/>
      <w:r w:rsidDel="00000000" w:rsidR="00000000" w:rsidRPr="00000000">
        <w:rPr>
          <w:b w:val="1"/>
          <w:color w:val="1b2229"/>
          <w:sz w:val="48"/>
          <w:szCs w:val="48"/>
          <w:highlight w:val="white"/>
          <w:rtl w:val="0"/>
        </w:rPr>
        <w:t xml:space="preserve">Animator</w:t>
      </w:r>
    </w:p>
    <w:p w:rsidR="00000000" w:rsidDel="00000000" w:rsidP="00000000" w:rsidRDefault="00000000" w:rsidRPr="00000000" w14:paraId="000000AA">
      <w:pPr>
        <w:numPr>
          <w:ilvl w:val="0"/>
          <w:numId w:val="24"/>
        </w:numPr>
        <w:ind w:left="720" w:hanging="360"/>
        <w:rPr>
          <w:color w:val="455463"/>
        </w:rPr>
      </w:pPr>
      <w:r w:rsidDel="00000000" w:rsidR="00000000" w:rsidRPr="00000000">
        <w:rPr>
          <w:color w:val="455463"/>
          <w:rtl w:val="0"/>
        </w:rPr>
        <w:t xml:space="preserve">Interface to control the Mecanim animation system.</w:t>
      </w:r>
    </w:p>
    <w:p w:rsidR="00000000" w:rsidDel="00000000" w:rsidP="00000000" w:rsidRDefault="00000000" w:rsidRPr="00000000" w14:paraId="000000AB">
      <w:pPr>
        <w:numPr>
          <w:ilvl w:val="0"/>
          <w:numId w:val="24"/>
        </w:numPr>
        <w:ind w:left="720" w:hanging="360"/>
        <w:rPr>
          <w:color w:val="455463"/>
        </w:rPr>
      </w:pPr>
      <w:r w:rsidDel="00000000" w:rsidR="00000000" w:rsidRPr="00000000">
        <w:rPr>
          <w:rFonts w:ascii="Roboto" w:cs="Roboto" w:eastAsia="Roboto" w:hAnsi="Roboto"/>
          <w:color w:val="455463"/>
          <w:rtl w:val="0"/>
        </w:rPr>
        <w:t xml:space="preserve">Use the </w:t>
      </w:r>
      <w:r w:rsidDel="00000000" w:rsidR="00000000" w:rsidRPr="00000000">
        <w:rPr>
          <w:rFonts w:ascii="Roboto" w:cs="Roboto" w:eastAsia="Roboto" w:hAnsi="Roboto"/>
          <w:b w:val="1"/>
          <w:color w:val="455463"/>
          <w:rtl w:val="0"/>
        </w:rPr>
        <w:t xml:space="preserve">Animator component</w:t>
      </w:r>
      <w:r w:rsidDel="00000000" w:rsidR="00000000" w:rsidRPr="00000000">
        <w:rPr>
          <w:rFonts w:ascii="Roboto" w:cs="Roboto" w:eastAsia="Roboto" w:hAnsi="Roboto"/>
          <w:color w:val="455463"/>
          <w:rtl w:val="0"/>
        </w:rPr>
        <w:t xml:space="preserve"> to assign animation to a </w:t>
      </w:r>
      <w:r w:rsidDel="00000000" w:rsidR="00000000" w:rsidRPr="00000000">
        <w:rPr>
          <w:rFonts w:ascii="Roboto" w:cs="Roboto" w:eastAsia="Roboto" w:hAnsi="Roboto"/>
          <w:b w:val="1"/>
          <w:color w:val="455463"/>
          <w:rtl w:val="0"/>
        </w:rPr>
        <w:t xml:space="preserve">GameObject </w:t>
      </w:r>
      <w:r w:rsidDel="00000000" w:rsidR="00000000" w:rsidRPr="00000000">
        <w:rPr>
          <w:rFonts w:ascii="Roboto" w:cs="Roboto" w:eastAsia="Roboto" w:hAnsi="Roboto"/>
          <w:color w:val="455463"/>
          <w:rtl w:val="0"/>
        </w:rPr>
        <w:t xml:space="preserve"> in your </w:t>
      </w:r>
      <w:r w:rsidDel="00000000" w:rsidR="00000000" w:rsidRPr="00000000">
        <w:rPr>
          <w:rFonts w:ascii="Roboto" w:cs="Roboto" w:eastAsia="Roboto" w:hAnsi="Roboto"/>
          <w:b w:val="1"/>
          <w:color w:val="455463"/>
          <w:rtl w:val="0"/>
        </w:rPr>
        <w:t xml:space="preserve">Scene</w:t>
      </w:r>
      <w:r w:rsidDel="00000000" w:rsidR="00000000" w:rsidRPr="00000000">
        <w:rPr>
          <w:rFonts w:ascii="Roboto" w:cs="Roboto" w:eastAsia="Roboto" w:hAnsi="Roboto"/>
          <w:color w:val="455463"/>
          <w:rtl w:val="0"/>
        </w:rPr>
        <w:t xml:space="preserve">.</w:t>
      </w:r>
    </w:p>
    <w:p w:rsidR="00000000" w:rsidDel="00000000" w:rsidP="00000000" w:rsidRDefault="00000000" w:rsidRPr="00000000" w14:paraId="000000AC">
      <w:pPr>
        <w:numPr>
          <w:ilvl w:val="0"/>
          <w:numId w:val="24"/>
        </w:numPr>
        <w:ind w:left="720" w:hanging="360"/>
        <w:rPr>
          <w:color w:val="455463"/>
        </w:rPr>
      </w:pPr>
      <w:r w:rsidDel="00000000" w:rsidR="00000000" w:rsidRPr="00000000">
        <w:rPr>
          <w:rFonts w:ascii="Roboto" w:cs="Roboto" w:eastAsia="Roboto" w:hAnsi="Roboto"/>
          <w:color w:val="455463"/>
          <w:rtl w:val="0"/>
        </w:rPr>
        <w:t xml:space="preserve">The Animator component requires a reference to an </w:t>
      </w:r>
      <w:r w:rsidDel="00000000" w:rsidR="00000000" w:rsidRPr="00000000">
        <w:rPr>
          <w:rFonts w:ascii="Roboto" w:cs="Roboto" w:eastAsia="Roboto" w:hAnsi="Roboto"/>
          <w:color w:val="455463"/>
          <w:rtl w:val="0"/>
        </w:rPr>
        <w:t xml:space="preserve">Animator Controller</w:t>
      </w:r>
      <w:r w:rsidDel="00000000" w:rsidR="00000000" w:rsidRPr="00000000">
        <w:rPr>
          <w:rFonts w:ascii="Roboto" w:cs="Roboto" w:eastAsia="Roboto" w:hAnsi="Roboto"/>
          <w:color w:val="455463"/>
          <w:rtl w:val="0"/>
        </w:rPr>
        <w:t xml:space="preserve"> which defines which </w:t>
      </w:r>
      <w:r w:rsidDel="00000000" w:rsidR="00000000" w:rsidRPr="00000000">
        <w:rPr>
          <w:rFonts w:ascii="Roboto" w:cs="Roboto" w:eastAsia="Roboto" w:hAnsi="Roboto"/>
          <w:b w:val="1"/>
          <w:color w:val="455463"/>
          <w:rtl w:val="0"/>
        </w:rPr>
        <w:t xml:space="preserve">animation clips</w:t>
      </w:r>
      <w:r w:rsidDel="00000000" w:rsidR="00000000" w:rsidRPr="00000000">
        <w:rPr>
          <w:rFonts w:ascii="Roboto" w:cs="Roboto" w:eastAsia="Roboto" w:hAnsi="Roboto"/>
          <w:color w:val="444444"/>
          <w:highlight w:val="white"/>
          <w:rtl w:val="0"/>
        </w:rPr>
        <w:t xml:space="preserve"> </w:t>
      </w:r>
      <w:r w:rsidDel="00000000" w:rsidR="00000000" w:rsidRPr="00000000">
        <w:rPr>
          <w:rFonts w:ascii="Roboto" w:cs="Roboto" w:eastAsia="Roboto" w:hAnsi="Roboto"/>
          <w:color w:val="455463"/>
          <w:rtl w:val="0"/>
        </w:rPr>
        <w:t xml:space="preserve">to use, and controls when and how to blend and transition between them.</w:t>
      </w:r>
      <w:r w:rsidDel="00000000" w:rsidR="00000000" w:rsidRPr="00000000">
        <w:rPr>
          <w:rtl w:val="0"/>
        </w:rPr>
      </w:r>
    </w:p>
    <w:p w:rsidR="00000000" w:rsidDel="00000000" w:rsidP="00000000" w:rsidRDefault="00000000" w:rsidRPr="00000000" w14:paraId="000000AD">
      <w:pPr>
        <w:pBdr>
          <w:top w:color="000000" w:space="2" w:sz="0" w:val="none"/>
          <w:bottom w:color="000000" w:space="2" w:sz="0" w:val="none"/>
          <w:right w:color="000000" w:space="2" w:sz="0" w:val="none"/>
          <w:between w:color="000000" w:space="2" w:sz="0" w:val="none"/>
        </w:pBdr>
        <w:shd w:fill="ffffff" w:val="clear"/>
        <w:spacing w:after="240" w:before="300" w:line="375"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Pr>
        <w:drawing>
          <wp:inline distB="114300" distT="114300" distL="114300" distR="114300">
            <wp:extent cx="3019425" cy="1771650"/>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0194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000000" w:space="2" w:sz="0" w:val="none"/>
          <w:bottom w:color="000000" w:space="2" w:sz="0" w:val="none"/>
          <w:right w:color="000000" w:space="2" w:sz="0" w:val="none"/>
          <w:between w:color="000000" w:space="2" w:sz="0" w:val="none"/>
        </w:pBdr>
        <w:shd w:fill="ffffff" w:val="clear"/>
        <w:spacing w:after="240" w:before="300" w:line="375"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Pr>
        <w:drawing>
          <wp:inline distB="114300" distT="114300" distL="114300" distR="114300">
            <wp:extent cx="4300538" cy="2150269"/>
            <wp:effectExtent b="0" l="0" r="0" t="0"/>
            <wp:docPr id="1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300538" cy="215026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keepNext w:val="0"/>
        <w:keepLines w:val="0"/>
        <w:pBdr>
          <w:top w:color="000000" w:space="0" w:sz="0" w:val="none"/>
          <w:left w:color="auto" w:space="0" w:sz="0" w:val="none"/>
          <w:bottom w:color="000000" w:space="0" w:sz="0" w:val="none"/>
          <w:right w:color="000000" w:space="0" w:sz="0" w:val="none"/>
          <w:between w:color="000000" w:space="0" w:sz="0" w:val="none"/>
        </w:pBdr>
        <w:shd w:fill="ffffff" w:val="clear"/>
        <w:spacing w:after="80" w:before="0" w:line="240" w:lineRule="auto"/>
        <w:ind w:right="220"/>
        <w:rPr>
          <w:b w:val="1"/>
          <w:sz w:val="48"/>
          <w:szCs w:val="48"/>
          <w:highlight w:val="white"/>
        </w:rPr>
      </w:pPr>
      <w:bookmarkStart w:colFirst="0" w:colLast="0" w:name="_heading=h.231lqosm7l34" w:id="27"/>
      <w:bookmarkEnd w:id="27"/>
      <w:r w:rsidDel="00000000" w:rsidR="00000000" w:rsidRPr="00000000">
        <w:rPr>
          <w:b w:val="1"/>
          <w:sz w:val="48"/>
          <w:szCs w:val="48"/>
          <w:highlight w:val="white"/>
          <w:rtl w:val="0"/>
        </w:rPr>
        <w:t xml:space="preserve">Sprite</w:t>
      </w:r>
    </w:p>
    <w:p w:rsidR="00000000" w:rsidDel="00000000" w:rsidP="00000000" w:rsidRDefault="00000000" w:rsidRPr="00000000" w14:paraId="000000B0">
      <w:pPr>
        <w:numPr>
          <w:ilvl w:val="0"/>
          <w:numId w:val="11"/>
        </w:numPr>
        <w:ind w:left="720" w:hanging="360"/>
        <w:rPr/>
      </w:pPr>
      <w:r w:rsidDel="00000000" w:rsidR="00000000" w:rsidRPr="00000000">
        <w:rPr>
          <w:rFonts w:ascii="Roboto" w:cs="Roboto" w:eastAsia="Roboto" w:hAnsi="Roboto"/>
          <w:color w:val="455463"/>
          <w:highlight w:val="white"/>
          <w:rtl w:val="0"/>
        </w:rPr>
        <w:t xml:space="preserve">Sprites </w:t>
      </w:r>
      <w:r w:rsidDel="00000000" w:rsidR="00000000" w:rsidRPr="00000000">
        <w:rPr>
          <w:color w:val="455463"/>
          <w:rtl w:val="0"/>
        </w:rPr>
        <w:t xml:space="preserve">are 2D graphic objects used for characters, props, projectiles and other elements of 2D gameplay. </w:t>
      </w:r>
    </w:p>
    <w:p w:rsidR="00000000" w:rsidDel="00000000" w:rsidP="00000000" w:rsidRDefault="00000000" w:rsidRPr="00000000" w14:paraId="000000B1">
      <w:pPr>
        <w:numPr>
          <w:ilvl w:val="0"/>
          <w:numId w:val="11"/>
        </w:numPr>
        <w:ind w:left="720" w:hanging="360"/>
        <w:rPr>
          <w:color w:val="455463"/>
        </w:rPr>
      </w:pPr>
      <w:r w:rsidDel="00000000" w:rsidR="00000000" w:rsidRPr="00000000">
        <w:rPr>
          <w:color w:val="455463"/>
          <w:rtl w:val="0"/>
        </w:rPr>
        <w:t xml:space="preserve">The graphics are obtained from bitmap images - </w:t>
      </w:r>
      <w:r w:rsidDel="00000000" w:rsidR="00000000" w:rsidRPr="00000000">
        <w:rPr>
          <w:color w:val="455463"/>
          <w:rtl w:val="0"/>
        </w:rPr>
        <w:t xml:space="preserve">Texture2D</w:t>
      </w:r>
      <w:r w:rsidDel="00000000" w:rsidR="00000000" w:rsidRPr="00000000">
        <w:rPr>
          <w:color w:val="455463"/>
          <w:rtl w:val="0"/>
        </w:rPr>
        <w:t xml:space="preserve">. </w:t>
      </w:r>
    </w:p>
    <w:p w:rsidR="00000000" w:rsidDel="00000000" w:rsidP="00000000" w:rsidRDefault="00000000" w:rsidRPr="00000000" w14:paraId="000000B2">
      <w:pPr>
        <w:numPr>
          <w:ilvl w:val="0"/>
          <w:numId w:val="11"/>
        </w:numPr>
        <w:ind w:left="720" w:hanging="360"/>
        <w:rPr>
          <w:color w:val="455463"/>
        </w:rPr>
      </w:pPr>
      <w:r w:rsidDel="00000000" w:rsidR="00000000" w:rsidRPr="00000000">
        <w:rPr>
          <w:color w:val="455463"/>
          <w:rtl w:val="0"/>
        </w:rPr>
        <w:t xml:space="preserve">The Sprite class primarily identifies the section of the image that should be used for a specific sprite. </w:t>
      </w:r>
    </w:p>
    <w:p w:rsidR="00000000" w:rsidDel="00000000" w:rsidP="00000000" w:rsidRDefault="00000000" w:rsidRPr="00000000" w14:paraId="000000B3">
      <w:pPr>
        <w:rPr>
          <w:color w:val="455463"/>
        </w:rPr>
      </w:pPr>
      <w:r w:rsidDel="00000000" w:rsidR="00000000" w:rsidRPr="00000000">
        <w:rPr>
          <w:rtl w:val="0"/>
        </w:rPr>
      </w:r>
    </w:p>
    <w:p w:rsidR="00000000" w:rsidDel="00000000" w:rsidP="00000000" w:rsidRDefault="00000000" w:rsidRPr="00000000" w14:paraId="000000B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color w:val="1b2229"/>
          <w:sz w:val="48"/>
          <w:szCs w:val="48"/>
        </w:rPr>
      </w:pPr>
      <w:bookmarkStart w:colFirst="0" w:colLast="0" w:name="_heading=h.pfklrsx270ut" w:id="28"/>
      <w:bookmarkEnd w:id="28"/>
      <w:r w:rsidDel="00000000" w:rsidR="00000000" w:rsidRPr="00000000">
        <w:rPr>
          <w:rFonts w:ascii="Roboto" w:cs="Roboto" w:eastAsia="Roboto" w:hAnsi="Roboto"/>
          <w:b w:val="1"/>
          <w:color w:val="1b2229"/>
          <w:sz w:val="48"/>
          <w:szCs w:val="48"/>
          <w:rtl w:val="0"/>
        </w:rPr>
        <w:t xml:space="preserve">9-slicing Sprites</w:t>
      </w:r>
    </w:p>
    <w:p w:rsidR="00000000" w:rsidDel="00000000" w:rsidP="00000000" w:rsidRDefault="00000000" w:rsidRPr="00000000" w14:paraId="000000B5">
      <w:pPr>
        <w:numPr>
          <w:ilvl w:val="0"/>
          <w:numId w:val="3"/>
        </w:numPr>
        <w:ind w:left="720" w:hanging="360"/>
        <w:rPr>
          <w:rFonts w:ascii="Roboto" w:cs="Roboto" w:eastAsia="Roboto" w:hAnsi="Roboto"/>
        </w:rPr>
      </w:pPr>
      <w:r w:rsidDel="00000000" w:rsidR="00000000" w:rsidRPr="00000000">
        <w:rPr>
          <w:rFonts w:ascii="Roboto" w:cs="Roboto" w:eastAsia="Roboto" w:hAnsi="Roboto"/>
          <w:color w:val="455463"/>
          <w:rtl w:val="0"/>
        </w:rPr>
        <w:t xml:space="preserve">9-slicing is a 2D technique which allows you to reuse an image at various sizes without needing to prepare multiple </w:t>
      </w:r>
      <w:r w:rsidDel="00000000" w:rsidR="00000000" w:rsidRPr="00000000">
        <w:rPr>
          <w:rFonts w:ascii="Roboto" w:cs="Roboto" w:eastAsia="Roboto" w:hAnsi="Roboto"/>
          <w:color w:val="455463"/>
          <w:rtl w:val="0"/>
        </w:rPr>
        <w:t xml:space="preserve">Assets</w:t>
      </w:r>
      <w:r w:rsidDel="00000000" w:rsidR="00000000" w:rsidRPr="00000000">
        <w:rPr>
          <w:rFonts w:ascii="Roboto" w:cs="Roboto" w:eastAsia="Roboto" w:hAnsi="Roboto"/>
          <w:rtl w:val="0"/>
        </w:rPr>
        <w:t xml:space="preserve">.</w:t>
      </w:r>
    </w:p>
    <w:p w:rsidR="00000000" w:rsidDel="00000000" w:rsidP="00000000" w:rsidRDefault="00000000" w:rsidRPr="00000000" w14:paraId="000000B6">
      <w:pPr>
        <w:numPr>
          <w:ilvl w:val="0"/>
          <w:numId w:val="3"/>
        </w:numPr>
        <w:ind w:left="720" w:hanging="360"/>
        <w:rPr>
          <w:rFonts w:ascii="Roboto" w:cs="Roboto" w:eastAsia="Roboto" w:hAnsi="Roboto"/>
          <w:color w:val="455463"/>
          <w:sz w:val="21"/>
          <w:szCs w:val="21"/>
          <w:u w:val="none"/>
        </w:rPr>
      </w:pPr>
      <w:r w:rsidDel="00000000" w:rsidR="00000000" w:rsidRPr="00000000">
        <w:rPr>
          <w:rFonts w:ascii="Roboto" w:cs="Roboto" w:eastAsia="Roboto" w:hAnsi="Roboto"/>
          <w:color w:val="455463"/>
          <w:rtl w:val="0"/>
        </w:rPr>
        <w:t xml:space="preserve"> It involves splitting the image into nine portions, so that when you resize the Sprite the different portions scale or tile (that is, repeat in a grid formation) in different ways to keep the Sprite in proportion.</w:t>
      </w:r>
      <w:r w:rsidDel="00000000" w:rsidR="00000000" w:rsidRPr="00000000">
        <w:rPr>
          <w:rFonts w:ascii="Roboto" w:cs="Roboto" w:eastAsia="Roboto" w:hAnsi="Roboto"/>
          <w:color w:val="455463"/>
          <w:sz w:val="21"/>
          <w:szCs w:val="21"/>
          <w:rtl w:val="0"/>
        </w:rPr>
        <w:t xml:space="preserve"> </w:t>
      </w:r>
    </w:p>
    <w:p w:rsidR="00000000" w:rsidDel="00000000" w:rsidP="00000000" w:rsidRDefault="00000000" w:rsidRPr="00000000" w14:paraId="000000B7">
      <w:pPr>
        <w:ind w:left="720" w:firstLine="0"/>
        <w:rPr>
          <w:rFonts w:ascii="Roboto" w:cs="Roboto" w:eastAsia="Roboto" w:hAnsi="Roboto"/>
          <w:color w:val="455463"/>
          <w:sz w:val="21"/>
          <w:szCs w:val="21"/>
        </w:rPr>
      </w:pPr>
      <w:r w:rsidDel="00000000" w:rsidR="00000000" w:rsidRPr="00000000">
        <w:rPr>
          <w:rtl w:val="0"/>
        </w:rPr>
      </w:r>
    </w:p>
    <w:p w:rsidR="00000000" w:rsidDel="00000000" w:rsidP="00000000" w:rsidRDefault="00000000" w:rsidRPr="00000000" w14:paraId="000000B8">
      <w:pPr>
        <w:ind w:left="0" w:firstLine="0"/>
        <w:rPr>
          <w:rFonts w:ascii="Roboto" w:cs="Roboto" w:eastAsia="Roboto" w:hAnsi="Roboto"/>
          <w:color w:val="455463"/>
          <w:sz w:val="21"/>
          <w:szCs w:val="21"/>
        </w:rPr>
      </w:pPr>
      <w:r w:rsidDel="00000000" w:rsidR="00000000" w:rsidRPr="00000000">
        <w:rPr>
          <w:rFonts w:ascii="Roboto" w:cs="Roboto" w:eastAsia="Roboto" w:hAnsi="Roboto"/>
          <w:color w:val="455463"/>
          <w:sz w:val="21"/>
          <w:szCs w:val="21"/>
          <w:rtl w:val="0"/>
        </w:rPr>
        <w:t xml:space="preserve">             </w:t>
      </w:r>
      <w:r w:rsidDel="00000000" w:rsidR="00000000" w:rsidRPr="00000000">
        <w:rPr>
          <w:rFonts w:ascii="Roboto" w:cs="Roboto" w:eastAsia="Roboto" w:hAnsi="Roboto"/>
          <w:color w:val="455463"/>
          <w:sz w:val="21"/>
          <w:szCs w:val="21"/>
        </w:rPr>
        <w:drawing>
          <wp:inline distB="114300" distT="114300" distL="114300" distR="114300">
            <wp:extent cx="1914441" cy="1914441"/>
            <wp:effectExtent b="0" l="0" r="0" t="0"/>
            <wp:docPr id="2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1914441" cy="1914441"/>
                    </a:xfrm>
                    <a:prstGeom prst="rect"/>
                    <a:ln/>
                  </pic:spPr>
                </pic:pic>
              </a:graphicData>
            </a:graphic>
          </wp:inline>
        </w:drawing>
      </w:r>
      <w:r w:rsidDel="00000000" w:rsidR="00000000" w:rsidRPr="00000000">
        <w:rPr>
          <w:rFonts w:ascii="Roboto" w:cs="Roboto" w:eastAsia="Roboto" w:hAnsi="Roboto"/>
          <w:color w:val="455463"/>
          <w:sz w:val="21"/>
          <w:szCs w:val="21"/>
          <w:rtl w:val="0"/>
        </w:rPr>
        <w:t xml:space="preserve">               </w:t>
      </w:r>
      <w:r w:rsidDel="00000000" w:rsidR="00000000" w:rsidRPr="00000000">
        <w:rPr>
          <w:rFonts w:ascii="Roboto" w:cs="Roboto" w:eastAsia="Roboto" w:hAnsi="Roboto"/>
          <w:color w:val="455463"/>
          <w:sz w:val="21"/>
          <w:szCs w:val="21"/>
        </w:rPr>
        <w:drawing>
          <wp:inline distB="114300" distT="114300" distL="114300" distR="114300">
            <wp:extent cx="2444388" cy="1789191"/>
            <wp:effectExtent b="0" l="0" r="0" 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444388" cy="178919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rFonts w:ascii="Roboto" w:cs="Roboto" w:eastAsia="Roboto" w:hAnsi="Roboto"/>
          <w:color w:val="455463"/>
          <w:sz w:val="21"/>
          <w:szCs w:val="21"/>
        </w:rPr>
      </w:pPr>
      <w:r w:rsidDel="00000000" w:rsidR="00000000" w:rsidRPr="00000000">
        <w:rPr>
          <w:rtl w:val="0"/>
        </w:rPr>
      </w:r>
    </w:p>
    <w:p w:rsidR="00000000" w:rsidDel="00000000" w:rsidP="00000000" w:rsidRDefault="00000000" w:rsidRPr="00000000" w14:paraId="000000BA">
      <w:pPr>
        <w:ind w:left="0" w:firstLine="0"/>
        <w:rPr>
          <w:color w:val="455463"/>
        </w:rPr>
      </w:pPr>
      <w:r w:rsidDel="00000000" w:rsidR="00000000" w:rsidRPr="00000000">
        <w:rPr>
          <w:rFonts w:ascii="Roboto" w:cs="Roboto" w:eastAsia="Roboto" w:hAnsi="Roboto"/>
          <w:sz w:val="21"/>
          <w:szCs w:val="21"/>
          <w:rtl w:val="0"/>
        </w:rPr>
        <w:t xml:space="preserve">      </w:t>
      </w:r>
      <w:r w:rsidDel="00000000" w:rsidR="00000000" w:rsidRPr="00000000">
        <w:rPr>
          <w:rtl w:val="0"/>
        </w:rPr>
      </w:r>
    </w:p>
    <w:p w:rsidR="00000000" w:rsidDel="00000000" w:rsidP="00000000" w:rsidRDefault="00000000" w:rsidRPr="00000000" w14:paraId="000000B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sz w:val="48"/>
          <w:szCs w:val="48"/>
        </w:rPr>
      </w:pPr>
      <w:bookmarkStart w:colFirst="0" w:colLast="0" w:name="_heading=h.l9du87cwq506" w:id="29"/>
      <w:bookmarkEnd w:id="29"/>
      <w:r w:rsidDel="00000000" w:rsidR="00000000" w:rsidRPr="00000000">
        <w:rPr>
          <w:rFonts w:ascii="Roboto" w:cs="Roboto" w:eastAsia="Roboto" w:hAnsi="Roboto"/>
          <w:b w:val="1"/>
          <w:sz w:val="48"/>
          <w:szCs w:val="48"/>
          <w:rtl w:val="0"/>
        </w:rPr>
        <w:t xml:space="preserve">Camera</w:t>
      </w:r>
    </w:p>
    <w:p w:rsidR="00000000" w:rsidDel="00000000" w:rsidP="00000000" w:rsidRDefault="00000000" w:rsidRPr="00000000" w14:paraId="000000BC">
      <w:pPr>
        <w:numPr>
          <w:ilvl w:val="0"/>
          <w:numId w:val="14"/>
        </w:numPr>
        <w:ind w:left="720" w:hanging="360"/>
        <w:rPr>
          <w:rFonts w:ascii="Roboto" w:cs="Roboto" w:eastAsia="Roboto" w:hAnsi="Roboto"/>
          <w:u w:val="none"/>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455463"/>
          <w:rtl w:val="0"/>
        </w:rPr>
        <w:t xml:space="preserve">A Camera is a device through which the player views the world.</w:t>
      </w:r>
    </w:p>
    <w:p w:rsidR="00000000" w:rsidDel="00000000" w:rsidP="00000000" w:rsidRDefault="00000000" w:rsidRPr="00000000" w14:paraId="000000BD">
      <w:pPr>
        <w:numPr>
          <w:ilvl w:val="0"/>
          <w:numId w:val="14"/>
        </w:numPr>
        <w:ind w:left="720" w:hanging="360"/>
        <w:rPr>
          <w:rFonts w:ascii="Roboto" w:cs="Roboto" w:eastAsia="Roboto" w:hAnsi="Roboto"/>
          <w:color w:val="455463"/>
          <w:u w:val="none"/>
        </w:rPr>
      </w:pPr>
      <w:r w:rsidDel="00000000" w:rsidR="00000000" w:rsidRPr="00000000">
        <w:rPr>
          <w:color w:val="4d5156"/>
          <w:sz w:val="24"/>
          <w:szCs w:val="24"/>
          <w:highlight w:val="white"/>
          <w:rtl w:val="0"/>
        </w:rPr>
        <w:t xml:space="preserve"> </w:t>
      </w:r>
      <w:r w:rsidDel="00000000" w:rsidR="00000000" w:rsidRPr="00000000">
        <w:rPr>
          <w:rFonts w:ascii="Roboto" w:cs="Roboto" w:eastAsia="Roboto" w:hAnsi="Roboto"/>
          <w:color w:val="4d5156"/>
          <w:highlight w:val="white"/>
          <w:rtl w:val="0"/>
        </w:rPr>
        <w:t xml:space="preserve">A screen space point is defined in pixels. The bottom-left of the screen is (0,0); the right-top is (pixelWidth,pixelHeight). The z position is in world units from the Camera.</w:t>
      </w:r>
    </w:p>
    <w:p w:rsidR="00000000" w:rsidDel="00000000" w:rsidP="00000000" w:rsidRDefault="00000000" w:rsidRPr="00000000" w14:paraId="000000BE">
      <w:pPr>
        <w:numPr>
          <w:ilvl w:val="0"/>
          <w:numId w:val="14"/>
        </w:numPr>
        <w:ind w:left="720" w:hanging="360"/>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A viewport space point is normalized and relative to the Camera. The bottom-left of the Camera is (0,0); the top-right is (1,1). The z position is in world units from the Camera.</w:t>
      </w:r>
    </w:p>
    <w:p w:rsidR="00000000" w:rsidDel="00000000" w:rsidP="00000000" w:rsidRDefault="00000000" w:rsidRPr="00000000" w14:paraId="000000BF">
      <w:pPr>
        <w:numPr>
          <w:ilvl w:val="0"/>
          <w:numId w:val="14"/>
        </w:numPr>
        <w:ind w:left="720" w:hanging="360"/>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A world space point is defined in global coordinates.</w:t>
      </w:r>
    </w:p>
    <w:p w:rsidR="00000000" w:rsidDel="00000000" w:rsidP="00000000" w:rsidRDefault="00000000" w:rsidRPr="00000000" w14:paraId="000000C0">
      <w:pPr>
        <w:ind w:left="720" w:firstLine="0"/>
        <w:rPr>
          <w:rFonts w:ascii="Roboto" w:cs="Roboto" w:eastAsia="Roboto" w:hAnsi="Roboto"/>
          <w:color w:val="444444"/>
          <w:highlight w:val="white"/>
        </w:rPr>
      </w:pPr>
      <w:r w:rsidDel="00000000" w:rsidR="00000000" w:rsidRPr="00000000">
        <w:rPr>
          <w:rtl w:val="0"/>
        </w:rPr>
      </w:r>
    </w:p>
    <w:p w:rsidR="00000000" w:rsidDel="00000000" w:rsidP="00000000" w:rsidRDefault="00000000" w:rsidRPr="00000000" w14:paraId="000000C1">
      <w:pPr>
        <w:pStyle w:val="Heading1"/>
        <w:rPr>
          <w:rFonts w:ascii="Roboto" w:cs="Roboto" w:eastAsia="Roboto" w:hAnsi="Roboto"/>
          <w:b w:val="1"/>
          <w:sz w:val="48"/>
          <w:szCs w:val="48"/>
        </w:rPr>
      </w:pPr>
      <w:bookmarkStart w:colFirst="0" w:colLast="0" w:name="_heading=h.qapotsy8nv02" w:id="30"/>
      <w:bookmarkEnd w:id="30"/>
      <w:r w:rsidDel="00000000" w:rsidR="00000000" w:rsidRPr="00000000">
        <w:rPr>
          <w:rFonts w:ascii="Roboto" w:cs="Roboto" w:eastAsia="Roboto" w:hAnsi="Roboto"/>
          <w:b w:val="1"/>
          <w:sz w:val="48"/>
          <w:szCs w:val="48"/>
          <w:rtl w:val="0"/>
        </w:rPr>
        <w:t xml:space="preserve">Orthographic Cameras</w:t>
      </w:r>
    </w:p>
    <w:p w:rsidR="00000000" w:rsidDel="00000000" w:rsidP="00000000" w:rsidRDefault="00000000" w:rsidRPr="00000000" w14:paraId="000000C2">
      <w:pPr>
        <w:numPr>
          <w:ilvl w:val="0"/>
          <w:numId w:val="2"/>
        </w:numPr>
        <w:ind w:left="720" w:hanging="360"/>
        <w:rPr>
          <w:u w:val="none"/>
        </w:rPr>
      </w:pPr>
      <w:r w:rsidDel="00000000" w:rsidR="00000000" w:rsidRPr="00000000">
        <w:rPr>
          <w:rFonts w:ascii="Roboto" w:cs="Roboto" w:eastAsia="Roboto" w:hAnsi="Roboto"/>
          <w:rtl w:val="0"/>
        </w:rPr>
        <w:t xml:space="preserve">An object viewed in an Orthographic Camera will always appear the same size. </w:t>
      </w:r>
    </w:p>
    <w:p w:rsidR="00000000" w:rsidDel="00000000" w:rsidP="00000000" w:rsidRDefault="00000000" w:rsidRPr="00000000" w14:paraId="000000C3">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 A two-unit-high object will appear twice as tall as a one-unit-high object, regardless of where they are in relation to each other and to the Camera. </w:t>
      </w:r>
    </w:p>
    <w:p w:rsidR="00000000" w:rsidDel="00000000" w:rsidP="00000000" w:rsidRDefault="00000000" w:rsidRPr="00000000" w14:paraId="000000C4">
      <w:pPr>
        <w:numPr>
          <w:ilvl w:val="0"/>
          <w:numId w:val="2"/>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O</w:t>
      </w:r>
      <w:r w:rsidDel="00000000" w:rsidR="00000000" w:rsidRPr="00000000">
        <w:rPr>
          <w:rFonts w:ascii="Roboto" w:cs="Roboto" w:eastAsia="Roboto" w:hAnsi="Roboto"/>
          <w:highlight w:val="white"/>
          <w:rtl w:val="0"/>
        </w:rPr>
        <w:t xml:space="preserve">rthographic camera is well-suited for 2D games, isometric views, and certain UI elements. If you are creating a 3D game that requires perspective, you would typically use a perspective camera instead.</w:t>
      </w:r>
    </w:p>
    <w:p w:rsidR="00000000" w:rsidDel="00000000" w:rsidP="00000000" w:rsidRDefault="00000000" w:rsidRPr="00000000" w14:paraId="000000C5">
      <w:pPr>
        <w:numPr>
          <w:ilvl w:val="0"/>
          <w:numId w:val="2"/>
        </w:numPr>
        <w:ind w:left="72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The size of an Orthographic Camera specifies how many Unity units fit vertically between the Camera and either the top or bottom edge of the screen. </w:t>
      </w:r>
    </w:p>
    <w:p w:rsidR="00000000" w:rsidDel="00000000" w:rsidP="00000000" w:rsidRDefault="00000000" w:rsidRPr="00000000" w14:paraId="000000C6">
      <w:pPr>
        <w:ind w:left="720"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C7">
      <w:pPr>
        <w:pStyle w:val="Heading1"/>
        <w:rPr>
          <w:rFonts w:ascii="Roboto" w:cs="Roboto" w:eastAsia="Roboto" w:hAnsi="Roboto"/>
          <w:highlight w:val="white"/>
        </w:rPr>
      </w:pPr>
      <w:bookmarkStart w:colFirst="0" w:colLast="0" w:name="_heading=h.6o9w3l307rgy" w:id="31"/>
      <w:bookmarkEnd w:id="31"/>
      <w:r w:rsidDel="00000000" w:rsidR="00000000" w:rsidRPr="00000000">
        <w:rPr>
          <w:rFonts w:ascii="Roboto" w:cs="Roboto" w:eastAsia="Roboto" w:hAnsi="Roboto"/>
          <w:b w:val="1"/>
          <w:sz w:val="48"/>
          <w:szCs w:val="48"/>
          <w:highlight w:val="white"/>
          <w:rtl w:val="0"/>
        </w:rPr>
        <w:t xml:space="preserve">             </w:t>
      </w:r>
      <w:r w:rsidDel="00000000" w:rsidR="00000000" w:rsidRPr="00000000">
        <w:rPr>
          <w:rFonts w:ascii="Roboto" w:cs="Roboto" w:eastAsia="Roboto" w:hAnsi="Roboto"/>
          <w:b w:val="1"/>
          <w:sz w:val="48"/>
          <w:szCs w:val="48"/>
          <w:highlight w:val="white"/>
        </w:rPr>
        <w:drawing>
          <wp:inline distB="114300" distT="114300" distL="114300" distR="114300">
            <wp:extent cx="3624263" cy="1968661"/>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624263" cy="196866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1"/>
        <w:rPr>
          <w:rFonts w:ascii="Roboto" w:cs="Roboto" w:eastAsia="Roboto" w:hAnsi="Roboto"/>
          <w:b w:val="1"/>
          <w:sz w:val="48"/>
          <w:szCs w:val="48"/>
        </w:rPr>
      </w:pPr>
      <w:bookmarkStart w:colFirst="0" w:colLast="0" w:name="_heading=h.sy3ls0h0plyb" w:id="32"/>
      <w:bookmarkEnd w:id="32"/>
      <w:r w:rsidDel="00000000" w:rsidR="00000000" w:rsidRPr="00000000">
        <w:rPr>
          <w:rFonts w:ascii="Roboto" w:cs="Roboto" w:eastAsia="Roboto" w:hAnsi="Roboto"/>
          <w:b w:val="1"/>
          <w:sz w:val="48"/>
          <w:szCs w:val="48"/>
          <w:highlight w:val="white"/>
          <w:rtl w:val="0"/>
        </w:rPr>
        <w:t xml:space="preserve">Perspective </w:t>
      </w:r>
      <w:r w:rsidDel="00000000" w:rsidR="00000000" w:rsidRPr="00000000">
        <w:rPr>
          <w:rFonts w:ascii="Roboto" w:cs="Roboto" w:eastAsia="Roboto" w:hAnsi="Roboto"/>
          <w:b w:val="1"/>
          <w:sz w:val="48"/>
          <w:szCs w:val="48"/>
          <w:rtl w:val="0"/>
        </w:rPr>
        <w:t xml:space="preserve">Cameras</w:t>
      </w:r>
    </w:p>
    <w:p w:rsidR="00000000" w:rsidDel="00000000" w:rsidP="00000000" w:rsidRDefault="00000000" w:rsidRPr="00000000" w14:paraId="000000C9">
      <w:pPr>
        <w:numPr>
          <w:ilvl w:val="0"/>
          <w:numId w:val="40"/>
        </w:numPr>
        <w:ind w:left="720" w:hanging="360"/>
        <w:rPr>
          <w:rFonts w:ascii="Roboto" w:cs="Roboto" w:eastAsia="Roboto" w:hAnsi="Roboto"/>
          <w:color w:val="455463"/>
          <w:highlight w:val="white"/>
          <w:u w:val="none"/>
        </w:rPr>
      </w:pPr>
      <w:r w:rsidDel="00000000" w:rsidR="00000000" w:rsidRPr="00000000">
        <w:rPr>
          <w:rFonts w:ascii="Roboto" w:cs="Roboto" w:eastAsia="Roboto" w:hAnsi="Roboto"/>
          <w:color w:val="455463"/>
          <w:highlight w:val="white"/>
          <w:rtl w:val="0"/>
        </w:rPr>
        <w:t xml:space="preserve">A</w:t>
      </w:r>
      <w:r w:rsidDel="00000000" w:rsidR="00000000" w:rsidRPr="00000000">
        <w:rPr>
          <w:rFonts w:ascii="Roboto" w:cs="Roboto" w:eastAsia="Roboto" w:hAnsi="Roboto"/>
          <w:color w:val="455463"/>
          <w:highlight w:val="white"/>
          <w:rtl w:val="0"/>
        </w:rPr>
        <w:t xml:space="preserve"> perspective camera is a type of camera that simulates real-world perspective by making objects that are farther away from the camera appear smaller.</w:t>
      </w:r>
    </w:p>
    <w:p w:rsidR="00000000" w:rsidDel="00000000" w:rsidP="00000000" w:rsidRDefault="00000000" w:rsidRPr="00000000" w14:paraId="000000CA">
      <w:pPr>
        <w:numPr>
          <w:ilvl w:val="0"/>
          <w:numId w:val="40"/>
        </w:numPr>
        <w:ind w:left="720" w:hanging="360"/>
        <w:rPr>
          <w:rFonts w:ascii="Roboto" w:cs="Roboto" w:eastAsia="Roboto" w:hAnsi="Roboto"/>
          <w:color w:val="455463"/>
          <w:highlight w:val="white"/>
          <w:u w:val="none"/>
        </w:rPr>
      </w:pPr>
      <w:r w:rsidDel="00000000" w:rsidR="00000000" w:rsidRPr="00000000">
        <w:rPr>
          <w:rFonts w:ascii="Roboto" w:cs="Roboto" w:eastAsia="Roboto" w:hAnsi="Roboto"/>
          <w:color w:val="455463"/>
          <w:highlight w:val="white"/>
          <w:rtl w:val="0"/>
        </w:rPr>
        <w:t xml:space="preserve"> It is commonly used for most 3D games and provides a sense of depth and realism to the scenes.</w:t>
      </w:r>
    </w:p>
    <w:p w:rsidR="00000000" w:rsidDel="00000000" w:rsidP="00000000" w:rsidRDefault="00000000" w:rsidRPr="00000000" w14:paraId="000000CB">
      <w:pPr>
        <w:numPr>
          <w:ilvl w:val="0"/>
          <w:numId w:val="40"/>
        </w:numPr>
        <w:ind w:left="720" w:hanging="360"/>
        <w:rPr>
          <w:rFonts w:ascii="Roboto" w:cs="Roboto" w:eastAsia="Roboto" w:hAnsi="Roboto"/>
          <w:color w:val="455463"/>
          <w:highlight w:val="white"/>
          <w:u w:val="none"/>
        </w:rPr>
      </w:pPr>
      <w:r w:rsidDel="00000000" w:rsidR="00000000" w:rsidRPr="00000000">
        <w:rPr>
          <w:rFonts w:ascii="Roboto" w:cs="Roboto" w:eastAsia="Roboto" w:hAnsi="Roboto"/>
          <w:color w:val="455463"/>
          <w:highlight w:val="white"/>
          <w:rtl w:val="0"/>
        </w:rPr>
        <w:t xml:space="preserve">Where the Orthographic Camera’s coverage is specified by a size, the Perspective Camera has a field of view. </w:t>
      </w:r>
    </w:p>
    <w:p w:rsidR="00000000" w:rsidDel="00000000" w:rsidP="00000000" w:rsidRDefault="00000000" w:rsidRPr="00000000" w14:paraId="000000CC">
      <w:pPr>
        <w:numPr>
          <w:ilvl w:val="0"/>
          <w:numId w:val="40"/>
        </w:numPr>
        <w:ind w:left="720" w:hanging="360"/>
        <w:rPr>
          <w:rFonts w:ascii="Roboto" w:cs="Roboto" w:eastAsia="Roboto" w:hAnsi="Roboto"/>
          <w:color w:val="455463"/>
          <w:highlight w:val="white"/>
          <w:u w:val="none"/>
        </w:rPr>
      </w:pPr>
      <w:r w:rsidDel="00000000" w:rsidR="00000000" w:rsidRPr="00000000">
        <w:rPr>
          <w:rFonts w:ascii="Roboto" w:cs="Roboto" w:eastAsia="Roboto" w:hAnsi="Roboto"/>
          <w:color w:val="455463"/>
          <w:highlight w:val="white"/>
          <w:rtl w:val="0"/>
        </w:rPr>
        <w:t xml:space="preserve">Perspective cameras are most often used in 3D projects, such as games or walkthroughs, or anywhere the view needs to resemble that of a real camera. </w:t>
      </w:r>
    </w:p>
    <w:p w:rsidR="00000000" w:rsidDel="00000000" w:rsidP="00000000" w:rsidRDefault="00000000" w:rsidRPr="00000000" w14:paraId="000000CD">
      <w:pPr>
        <w:numPr>
          <w:ilvl w:val="0"/>
          <w:numId w:val="40"/>
        </w:numPr>
        <w:ind w:left="720" w:hanging="360"/>
        <w:rPr>
          <w:rFonts w:ascii="Roboto" w:cs="Roboto" w:eastAsia="Roboto" w:hAnsi="Roboto"/>
          <w:color w:val="455463"/>
          <w:highlight w:val="white"/>
          <w:u w:val="none"/>
        </w:rPr>
      </w:pPr>
      <w:r w:rsidDel="00000000" w:rsidR="00000000" w:rsidRPr="00000000">
        <w:rPr>
          <w:rFonts w:ascii="Roboto" w:cs="Roboto" w:eastAsia="Roboto" w:hAnsi="Roboto"/>
          <w:color w:val="455463"/>
          <w:highlight w:val="white"/>
          <w:rtl w:val="0"/>
        </w:rPr>
        <w:t xml:space="preserve">Perspective cameras are also sometimes used in 2D projects for the automatic parallax effect they offer.</w:t>
      </w:r>
    </w:p>
    <w:p w:rsidR="00000000" w:rsidDel="00000000" w:rsidP="00000000" w:rsidRDefault="00000000" w:rsidRPr="00000000" w14:paraId="000000CE">
      <w:pPr>
        <w:rPr>
          <w:rFonts w:ascii="Roboto" w:cs="Roboto" w:eastAsia="Roboto" w:hAnsi="Roboto"/>
          <w:color w:val="455463"/>
          <w:highlight w:val="white"/>
        </w:rPr>
      </w:pPr>
      <w:r w:rsidDel="00000000" w:rsidR="00000000" w:rsidRPr="00000000">
        <w:rPr>
          <w:rtl w:val="0"/>
        </w:rPr>
      </w:r>
    </w:p>
    <w:p w:rsidR="00000000" w:rsidDel="00000000" w:rsidP="00000000" w:rsidRDefault="00000000" w:rsidRPr="00000000" w14:paraId="000000CF">
      <w:pPr>
        <w:rPr>
          <w:rFonts w:ascii="Roboto" w:cs="Roboto" w:eastAsia="Roboto" w:hAnsi="Roboto"/>
          <w:color w:val="455463"/>
          <w:highlight w:val="white"/>
        </w:rPr>
      </w:pPr>
      <w:r w:rsidDel="00000000" w:rsidR="00000000" w:rsidRPr="00000000">
        <w:rPr>
          <w:rFonts w:ascii="Roboto" w:cs="Roboto" w:eastAsia="Roboto" w:hAnsi="Roboto"/>
          <w:color w:val="455463"/>
          <w:highlight w:val="white"/>
          <w:rtl w:val="0"/>
        </w:rPr>
        <w:t xml:space="preserve">                   </w:t>
      </w:r>
      <w:r w:rsidDel="00000000" w:rsidR="00000000" w:rsidRPr="00000000">
        <w:rPr>
          <w:rFonts w:ascii="Roboto" w:cs="Roboto" w:eastAsia="Roboto" w:hAnsi="Roboto"/>
          <w:color w:val="455463"/>
          <w:highlight w:val="white"/>
        </w:rPr>
        <w:drawing>
          <wp:inline distB="114300" distT="114300" distL="114300" distR="114300">
            <wp:extent cx="3884330" cy="2110663"/>
            <wp:effectExtent b="0" l="0" r="0" t="0"/>
            <wp:docPr id="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884330" cy="21106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rFonts w:ascii="Roboto" w:cs="Roboto" w:eastAsia="Roboto" w:hAnsi="Roboto"/>
          <w:color w:val="455463"/>
          <w:highlight w:val="white"/>
        </w:rPr>
      </w:pPr>
      <w:r w:rsidDel="00000000" w:rsidR="00000000" w:rsidRPr="00000000">
        <w:rPr>
          <w:rtl w:val="0"/>
        </w:rPr>
      </w:r>
    </w:p>
    <w:p w:rsidR="00000000" w:rsidDel="00000000" w:rsidP="00000000" w:rsidRDefault="00000000" w:rsidRPr="00000000" w14:paraId="000000D1">
      <w:pPr>
        <w:ind w:left="0" w:firstLine="0"/>
        <w:rPr>
          <w:color w:val="455463"/>
        </w:rPr>
      </w:pPr>
      <w:r w:rsidDel="00000000" w:rsidR="00000000" w:rsidRPr="00000000">
        <w:rPr>
          <w:rtl w:val="0"/>
        </w:rPr>
      </w:r>
    </w:p>
    <w:p w:rsidR="00000000" w:rsidDel="00000000" w:rsidP="00000000" w:rsidRDefault="00000000" w:rsidRPr="00000000" w14:paraId="000000D2">
      <w:pPr>
        <w:pStyle w:val="Heading1"/>
        <w:keepNext w:val="0"/>
        <w:keepLines w:val="0"/>
        <w:pBdr>
          <w:top w:color="000000" w:space="0" w:sz="0" w:val="none"/>
          <w:left w:color="auto" w:space="0" w:sz="0" w:val="none"/>
          <w:bottom w:color="000000" w:space="0" w:sz="0" w:val="none"/>
          <w:right w:color="000000" w:space="0" w:sz="0" w:val="none"/>
          <w:between w:color="000000" w:space="0" w:sz="0" w:val="none"/>
        </w:pBdr>
        <w:shd w:fill="ffffff" w:val="clear"/>
        <w:spacing w:after="160" w:before="0" w:line="240" w:lineRule="auto"/>
        <w:rPr>
          <w:rFonts w:ascii="Roboto" w:cs="Roboto" w:eastAsia="Roboto" w:hAnsi="Roboto"/>
          <w:b w:val="1"/>
          <w:sz w:val="48"/>
          <w:szCs w:val="48"/>
          <w:highlight w:val="white"/>
        </w:rPr>
      </w:pPr>
      <w:bookmarkStart w:colFirst="0" w:colLast="0" w:name="_heading=h.oiao0abspqae" w:id="33"/>
      <w:bookmarkEnd w:id="33"/>
      <w:r w:rsidDel="00000000" w:rsidR="00000000" w:rsidRPr="00000000">
        <w:rPr>
          <w:rFonts w:ascii="Roboto" w:cs="Roboto" w:eastAsia="Roboto" w:hAnsi="Roboto"/>
          <w:b w:val="1"/>
          <w:sz w:val="48"/>
          <w:szCs w:val="48"/>
          <w:highlight w:val="white"/>
          <w:rtl w:val="0"/>
        </w:rPr>
        <w:t xml:space="preserve">Playerpref </w:t>
      </w:r>
    </w:p>
    <w:p w:rsidR="00000000" w:rsidDel="00000000" w:rsidP="00000000" w:rsidRDefault="00000000" w:rsidRPr="00000000" w14:paraId="000000D3">
      <w:pPr>
        <w:numPr>
          <w:ilvl w:val="0"/>
          <w:numId w:val="30"/>
        </w:numPr>
        <w:ind w:left="720" w:hanging="360"/>
        <w:rPr>
          <w:u w:val="none"/>
        </w:rPr>
      </w:pPr>
      <w:r w:rsidDel="00000000" w:rsidR="00000000" w:rsidRPr="00000000">
        <w:rPr>
          <w:rFonts w:ascii="Roboto" w:cs="Roboto" w:eastAsia="Roboto" w:hAnsi="Roboto"/>
          <w:color w:val="444444"/>
          <w:highlight w:val="white"/>
          <w:rtl w:val="0"/>
        </w:rPr>
        <w:t xml:space="preserve">PlayerPrefs</w:t>
      </w:r>
      <w:r w:rsidDel="00000000" w:rsidR="00000000" w:rsidRPr="00000000">
        <w:rPr>
          <w:rFonts w:ascii="Roboto" w:cs="Roboto" w:eastAsia="Roboto" w:hAnsi="Roboto"/>
          <w:color w:val="455463"/>
          <w:highlight w:val="white"/>
          <w:rtl w:val="0"/>
        </w:rPr>
        <w:t xml:space="preserve"> </w:t>
      </w:r>
      <w:r w:rsidDel="00000000" w:rsidR="00000000" w:rsidRPr="00000000">
        <w:rPr>
          <w:rFonts w:ascii="Roboto" w:cs="Roboto" w:eastAsia="Roboto" w:hAnsi="Roboto"/>
          <w:color w:val="455463"/>
          <w:rtl w:val="0"/>
        </w:rPr>
        <w:t xml:space="preserve">is a class that stores Player preferences between game sessions.</w:t>
      </w:r>
    </w:p>
    <w:p w:rsidR="00000000" w:rsidDel="00000000" w:rsidP="00000000" w:rsidRDefault="00000000" w:rsidRPr="00000000" w14:paraId="000000D4">
      <w:pPr>
        <w:numPr>
          <w:ilvl w:val="0"/>
          <w:numId w:val="30"/>
        </w:numPr>
        <w:ind w:left="720" w:hanging="360"/>
        <w:rPr>
          <w:rFonts w:ascii="Roboto" w:cs="Roboto" w:eastAsia="Roboto" w:hAnsi="Roboto"/>
          <w:color w:val="444444"/>
        </w:rPr>
      </w:pPr>
      <w:r w:rsidDel="00000000" w:rsidR="00000000" w:rsidRPr="00000000">
        <w:rPr>
          <w:rFonts w:ascii="Roboto" w:cs="Roboto" w:eastAsia="Roboto" w:hAnsi="Roboto"/>
          <w:color w:val="444444"/>
          <w:rtl w:val="0"/>
        </w:rPr>
        <w:t xml:space="preserve">It can store string, float and integer values into the user’s platform registry.</w:t>
      </w:r>
    </w:p>
    <w:p w:rsidR="00000000" w:rsidDel="00000000" w:rsidP="00000000" w:rsidRDefault="00000000" w:rsidRPr="00000000" w14:paraId="000000D5">
      <w:pPr>
        <w:numPr>
          <w:ilvl w:val="0"/>
          <w:numId w:val="30"/>
        </w:numPr>
        <w:ind w:left="720" w:hanging="360"/>
        <w:rPr>
          <w:rFonts w:ascii="Roboto" w:cs="Roboto" w:eastAsia="Roboto" w:hAnsi="Roboto"/>
          <w:color w:val="444444"/>
        </w:rPr>
      </w:pPr>
      <w:r w:rsidDel="00000000" w:rsidR="00000000" w:rsidRPr="00000000">
        <w:rPr>
          <w:rFonts w:ascii="Roboto" w:cs="Roboto" w:eastAsia="Roboto" w:hAnsi="Roboto"/>
          <w:color w:val="444444"/>
          <w:rtl w:val="0"/>
        </w:rPr>
        <w:t xml:space="preserve">Unity stores PlayerPrefs in a local registry, without encryption. Do not use PlayerPrefs data to store sensitive data.</w:t>
      </w:r>
    </w:p>
    <w:p w:rsidR="00000000" w:rsidDel="00000000" w:rsidP="00000000" w:rsidRDefault="00000000" w:rsidRPr="00000000" w14:paraId="000000D6">
      <w:pPr>
        <w:numPr>
          <w:ilvl w:val="0"/>
          <w:numId w:val="30"/>
        </w:numPr>
        <w:ind w:left="720" w:hanging="360"/>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This can be extremely useful for saving and loading basic sets of data, such as option settings or simplified game saves.</w:t>
      </w:r>
    </w:p>
    <w:p w:rsidR="00000000" w:rsidDel="00000000" w:rsidP="00000000" w:rsidRDefault="00000000" w:rsidRPr="00000000" w14:paraId="000000D7">
      <w:pPr>
        <w:numPr>
          <w:ilvl w:val="0"/>
          <w:numId w:val="30"/>
        </w:numPr>
        <w:ind w:left="720" w:hanging="360"/>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The Player Prefs values are stored locally on the device in a preferences file, meaning that they will exist after the game is closed.</w:t>
      </w:r>
    </w:p>
    <w:p w:rsidR="00000000" w:rsidDel="00000000" w:rsidP="00000000" w:rsidRDefault="00000000" w:rsidRPr="00000000" w14:paraId="000000D8">
      <w:pPr>
        <w:ind w:left="720" w:firstLine="0"/>
        <w:rPr>
          <w:rFonts w:ascii="Roboto" w:cs="Roboto" w:eastAsia="Roboto" w:hAnsi="Roboto"/>
          <w:color w:val="444444"/>
          <w:highlight w:val="white"/>
        </w:rPr>
      </w:pPr>
      <w:r w:rsidDel="00000000" w:rsidR="00000000" w:rsidRPr="00000000">
        <w:rPr>
          <w:rtl w:val="0"/>
        </w:rPr>
      </w:r>
    </w:p>
    <w:p w:rsidR="00000000" w:rsidDel="00000000" w:rsidP="00000000" w:rsidRDefault="00000000" w:rsidRPr="00000000" w14:paraId="000000D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color w:val="1b2229"/>
          <w:sz w:val="48"/>
          <w:szCs w:val="48"/>
          <w:highlight w:val="white"/>
        </w:rPr>
      </w:pPr>
      <w:bookmarkStart w:colFirst="0" w:colLast="0" w:name="_heading=h.ev5xxi34wzec" w:id="34"/>
      <w:bookmarkEnd w:id="34"/>
      <w:r w:rsidDel="00000000" w:rsidR="00000000" w:rsidRPr="00000000">
        <w:rPr>
          <w:rFonts w:ascii="Roboto" w:cs="Roboto" w:eastAsia="Roboto" w:hAnsi="Roboto"/>
          <w:b w:val="1"/>
          <w:color w:val="1b2229"/>
          <w:sz w:val="48"/>
          <w:szCs w:val="48"/>
          <w:highlight w:val="white"/>
          <w:rtl w:val="0"/>
        </w:rPr>
        <w:t xml:space="preserve">ScriptableObject</w:t>
      </w:r>
    </w:p>
    <w:p w:rsidR="00000000" w:rsidDel="00000000" w:rsidP="00000000" w:rsidRDefault="00000000" w:rsidRPr="00000000" w14:paraId="000000DA">
      <w:pPr>
        <w:numPr>
          <w:ilvl w:val="0"/>
          <w:numId w:val="18"/>
        </w:numPr>
        <w:ind w:left="720" w:hanging="360"/>
        <w:rPr>
          <w:rFonts w:ascii="Roboto" w:cs="Roboto" w:eastAsia="Roboto" w:hAnsi="Roboto"/>
          <w:color w:val="455463"/>
          <w:u w:val="none"/>
        </w:rPr>
      </w:pPr>
      <w:r w:rsidDel="00000000" w:rsidR="00000000" w:rsidRPr="00000000">
        <w:rPr>
          <w:rFonts w:ascii="Roboto" w:cs="Roboto" w:eastAsia="Roboto" w:hAnsi="Roboto"/>
          <w:color w:val="455463"/>
          <w:rtl w:val="0"/>
        </w:rPr>
        <w:t xml:space="preserve">A ScriptableObject is a data container that you can use to save large amounts of data, independent of class instances.</w:t>
      </w:r>
    </w:p>
    <w:p w:rsidR="00000000" w:rsidDel="00000000" w:rsidP="00000000" w:rsidRDefault="00000000" w:rsidRPr="00000000" w14:paraId="000000DB">
      <w:pPr>
        <w:numPr>
          <w:ilvl w:val="0"/>
          <w:numId w:val="18"/>
        </w:numPr>
        <w:ind w:left="720" w:hanging="360"/>
        <w:rPr>
          <w:rFonts w:ascii="Roboto" w:cs="Roboto" w:eastAsia="Roboto" w:hAnsi="Roboto"/>
          <w:color w:val="455463"/>
          <w:highlight w:val="white"/>
        </w:rPr>
      </w:pPr>
      <w:r w:rsidDel="00000000" w:rsidR="00000000" w:rsidRPr="00000000">
        <w:rPr>
          <w:rFonts w:ascii="Roboto" w:cs="Roboto" w:eastAsia="Roboto" w:hAnsi="Roboto"/>
          <w:color w:val="464646"/>
          <w:highlight w:val="white"/>
          <w:rtl w:val="0"/>
        </w:rPr>
        <w:t xml:space="preserve">Scriptable Objects are a type of class in Unity that can be used to create multiple instances of a script that each contain their own unique values.</w:t>
      </w:r>
    </w:p>
    <w:p w:rsidR="00000000" w:rsidDel="00000000" w:rsidP="00000000" w:rsidRDefault="00000000" w:rsidRPr="00000000" w14:paraId="000000DC">
      <w:pPr>
        <w:numPr>
          <w:ilvl w:val="0"/>
          <w:numId w:val="18"/>
        </w:numPr>
        <w:ind w:left="720" w:hanging="360"/>
        <w:rPr>
          <w:rFonts w:ascii="Roboto" w:cs="Roboto" w:eastAsia="Roboto" w:hAnsi="Roboto"/>
          <w:color w:val="464646"/>
          <w:highlight w:val="white"/>
        </w:rPr>
      </w:pPr>
      <w:r w:rsidDel="00000000" w:rsidR="00000000" w:rsidRPr="00000000">
        <w:rPr>
          <w:rFonts w:ascii="Roboto" w:cs="Roboto" w:eastAsia="Roboto" w:hAnsi="Roboto"/>
          <w:color w:val="464646"/>
          <w:highlight w:val="white"/>
          <w:rtl w:val="0"/>
        </w:rPr>
        <w:t xml:space="preserve">Once the asset is created, you can access and modify its properties just like any other asset in your project. Any changes you make to the ScriptableObject will be saved as part of the asset.</w:t>
      </w:r>
    </w:p>
    <w:p w:rsidR="00000000" w:rsidDel="00000000" w:rsidP="00000000" w:rsidRDefault="00000000" w:rsidRPr="00000000" w14:paraId="000000DD">
      <w:pPr>
        <w:numPr>
          <w:ilvl w:val="0"/>
          <w:numId w:val="18"/>
        </w:numPr>
        <w:ind w:left="720" w:hanging="360"/>
        <w:rPr>
          <w:rFonts w:ascii="Roboto" w:cs="Roboto" w:eastAsia="Roboto" w:hAnsi="Roboto"/>
          <w:color w:val="464646"/>
          <w:highlight w:val="white"/>
        </w:rPr>
      </w:pPr>
      <w:r w:rsidDel="00000000" w:rsidR="00000000" w:rsidRPr="00000000">
        <w:rPr>
          <w:rFonts w:ascii="Roboto" w:cs="Roboto" w:eastAsia="Roboto" w:hAnsi="Roboto"/>
          <w:color w:val="455463"/>
          <w:highlight w:val="white"/>
          <w:rtl w:val="0"/>
        </w:rPr>
        <w:t xml:space="preserve">One of the main use cases for ScriptableObjects is to reduce your Project’s memory usage by avoiding copies of values. This is useful if your Project has a </w:t>
      </w:r>
      <w:r w:rsidDel="00000000" w:rsidR="00000000" w:rsidRPr="00000000">
        <w:rPr>
          <w:rFonts w:ascii="Roboto" w:cs="Roboto" w:eastAsia="Roboto" w:hAnsi="Roboto"/>
          <w:color w:val="455463"/>
          <w:highlight w:val="white"/>
          <w:rtl w:val="0"/>
        </w:rPr>
        <w:t xml:space="preserve">Prefab</w:t>
      </w:r>
      <w:r w:rsidDel="00000000" w:rsidR="00000000" w:rsidRPr="00000000">
        <w:rPr>
          <w:rFonts w:ascii="Roboto" w:cs="Roboto" w:eastAsia="Roboto" w:hAnsi="Roboto"/>
          <w:color w:val="455463"/>
          <w:highlight w:val="white"/>
          <w:rtl w:val="0"/>
        </w:rPr>
        <w:t xml:space="preserve"> that stores unchanging data in attached MonoBehaviour scripts</w:t>
      </w:r>
    </w:p>
    <w:p w:rsidR="00000000" w:rsidDel="00000000" w:rsidP="00000000" w:rsidRDefault="00000000" w:rsidRPr="00000000" w14:paraId="000000DE">
      <w:pPr>
        <w:numPr>
          <w:ilvl w:val="0"/>
          <w:numId w:val="18"/>
        </w:numPr>
        <w:ind w:left="720" w:hanging="360"/>
        <w:rPr>
          <w:rFonts w:ascii="Roboto" w:cs="Roboto" w:eastAsia="Roboto" w:hAnsi="Roboto"/>
          <w:color w:val="455463"/>
          <w:highlight w:val="white"/>
        </w:rPr>
      </w:pPr>
      <w:r w:rsidDel="00000000" w:rsidR="00000000" w:rsidRPr="00000000">
        <w:rPr>
          <w:rFonts w:ascii="Roboto" w:cs="Roboto" w:eastAsia="Roboto" w:hAnsi="Roboto"/>
          <w:color w:val="455463"/>
          <w:highlight w:val="white"/>
          <w:rtl w:val="0"/>
        </w:rPr>
        <w:t xml:space="preserve">Every time you instantiate that Prefab, it will get its own copy of that data. Instead of using the method, and storing duplicated data, you can use a ScriptableObject to store the data and then access it by reference from all of the Prefabs. This means that there is one copy of the data in memory.</w:t>
      </w:r>
      <w:r w:rsidDel="00000000" w:rsidR="00000000" w:rsidRPr="00000000">
        <w:rPr>
          <w:rtl w:val="0"/>
        </w:rPr>
      </w:r>
    </w:p>
    <w:p w:rsidR="00000000" w:rsidDel="00000000" w:rsidP="00000000" w:rsidRDefault="00000000" w:rsidRPr="00000000" w14:paraId="000000DF">
      <w:pPr>
        <w:rPr>
          <w:rFonts w:ascii="Roboto" w:cs="Roboto" w:eastAsia="Roboto" w:hAnsi="Roboto"/>
          <w:color w:val="444444"/>
          <w:highlight w:val="white"/>
        </w:rPr>
      </w:pPr>
      <w:r w:rsidDel="00000000" w:rsidR="00000000" w:rsidRPr="00000000">
        <w:rPr>
          <w:rtl w:val="0"/>
        </w:rPr>
      </w:r>
    </w:p>
    <w:p w:rsidR="00000000" w:rsidDel="00000000" w:rsidP="00000000" w:rsidRDefault="00000000" w:rsidRPr="00000000" w14:paraId="000000E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sz w:val="48"/>
          <w:szCs w:val="48"/>
          <w:highlight w:val="white"/>
        </w:rPr>
      </w:pPr>
      <w:bookmarkStart w:colFirst="0" w:colLast="0" w:name="_heading=h.ivapa7j7cfl6" w:id="35"/>
      <w:bookmarkEnd w:id="35"/>
      <w:r w:rsidDel="00000000" w:rsidR="00000000" w:rsidRPr="00000000">
        <w:rPr>
          <w:rFonts w:ascii="Roboto" w:cs="Roboto" w:eastAsia="Roboto" w:hAnsi="Roboto"/>
          <w:b w:val="1"/>
          <w:sz w:val="48"/>
          <w:szCs w:val="48"/>
          <w:highlight w:val="white"/>
          <w:rtl w:val="0"/>
        </w:rPr>
        <w:t xml:space="preserve">Mouse events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26"/>
        </w:numPr>
        <w:ind w:left="720" w:hanging="360"/>
        <w:rPr>
          <w:u w:val="none"/>
        </w:rPr>
      </w:pPr>
      <w:r w:rsidDel="00000000" w:rsidR="00000000" w:rsidRPr="00000000">
        <w:rPr>
          <w:rFonts w:ascii="Roboto" w:cs="Roboto" w:eastAsia="Roboto" w:hAnsi="Roboto"/>
          <w:color w:val="444444"/>
          <w:rtl w:val="0"/>
        </w:rPr>
        <w:t xml:space="preserve">Mouse events occur when you interact with the </w:t>
      </w:r>
      <w:r w:rsidDel="00000000" w:rsidR="00000000" w:rsidRPr="00000000">
        <w:rPr>
          <w:rFonts w:ascii="Roboto" w:cs="Roboto" w:eastAsia="Roboto" w:hAnsi="Roboto"/>
          <w:b w:val="1"/>
          <w:color w:val="444444"/>
          <w:rtl w:val="0"/>
        </w:rPr>
        <w:t xml:space="preserve">UI</w:t>
      </w:r>
      <w:r w:rsidDel="00000000" w:rsidR="00000000" w:rsidRPr="00000000">
        <w:rPr>
          <w:rFonts w:ascii="Roboto" w:cs="Roboto" w:eastAsia="Roboto" w:hAnsi="Roboto"/>
          <w:color w:val="444444"/>
          <w:rtl w:val="0"/>
        </w:rPr>
        <w:t xml:space="preserve"> using a mouse.</w:t>
      </w:r>
    </w:p>
    <w:p w:rsidR="00000000" w:rsidDel="00000000" w:rsidP="00000000" w:rsidRDefault="00000000" w:rsidRPr="00000000" w14:paraId="000000E3">
      <w:pPr>
        <w:numPr>
          <w:ilvl w:val="0"/>
          <w:numId w:val="26"/>
        </w:numPr>
        <w:ind w:left="720" w:hanging="360"/>
        <w:rPr>
          <w:rFonts w:ascii="Roboto" w:cs="Roboto" w:eastAsia="Roboto" w:hAnsi="Roboto"/>
          <w:color w:val="444444"/>
        </w:rPr>
      </w:pPr>
      <w:r w:rsidDel="00000000" w:rsidR="00000000" w:rsidRPr="00000000">
        <w:rPr>
          <w:rFonts w:ascii="Roboto" w:cs="Roboto" w:eastAsia="Roboto" w:hAnsi="Roboto"/>
          <w:color w:val="444444"/>
          <w:rtl w:val="0"/>
        </w:rPr>
        <w:t xml:space="preserve">Touch, pens, or other pointing devices generate other events, not mouse events.</w:t>
      </w:r>
    </w:p>
    <w:p w:rsidR="00000000" w:rsidDel="00000000" w:rsidP="00000000" w:rsidRDefault="00000000" w:rsidRPr="00000000" w14:paraId="000000E4">
      <w:pPr>
        <w:numPr>
          <w:ilvl w:val="0"/>
          <w:numId w:val="26"/>
        </w:numPr>
        <w:ind w:left="720" w:hanging="360"/>
        <w:rPr>
          <w:rFonts w:ascii="Roboto" w:cs="Roboto" w:eastAsia="Roboto" w:hAnsi="Roboto"/>
          <w:color w:val="444444"/>
        </w:rPr>
      </w:pPr>
      <w:r w:rsidDel="00000000" w:rsidR="00000000" w:rsidRPr="00000000">
        <w:rPr>
          <w:rFonts w:ascii="Roboto" w:cs="Roboto" w:eastAsia="Roboto" w:hAnsi="Roboto"/>
          <w:color w:val="444444"/>
          <w:rtl w:val="0"/>
        </w:rPr>
        <w:t xml:space="preserve">Mouse events are always preceded by the corresponding </w:t>
      </w:r>
      <w:r w:rsidDel="00000000" w:rsidR="00000000" w:rsidRPr="00000000">
        <w:rPr>
          <w:rFonts w:ascii="Roboto" w:cs="Roboto" w:eastAsia="Roboto" w:hAnsi="Roboto"/>
          <w:color w:val="444444"/>
          <w:highlight w:val="white"/>
          <w:rtl w:val="0"/>
        </w:rPr>
        <w:t xml:space="preserve">PointerEvent</w:t>
      </w:r>
      <w:r w:rsidDel="00000000" w:rsidR="00000000" w:rsidRPr="00000000">
        <w:rPr>
          <w:rFonts w:ascii="Roboto" w:cs="Roboto" w:eastAsia="Roboto" w:hAnsi="Roboto"/>
          <w:color w:val="444444"/>
          <w:rtl w:val="0"/>
        </w:rPr>
        <w:t xml:space="preserve">.</w:t>
      </w:r>
    </w:p>
    <w:p w:rsidR="00000000" w:rsidDel="00000000" w:rsidP="00000000" w:rsidRDefault="00000000" w:rsidRPr="00000000" w14:paraId="000000E5">
      <w:pPr>
        <w:numPr>
          <w:ilvl w:val="0"/>
          <w:numId w:val="26"/>
        </w:numPr>
        <w:ind w:left="720" w:hanging="360"/>
        <w:rPr>
          <w:rFonts w:ascii="Roboto" w:cs="Roboto" w:eastAsia="Roboto" w:hAnsi="Roboto"/>
          <w:color w:val="455463"/>
          <w:u w:val="none"/>
        </w:rPr>
      </w:pPr>
      <w:r w:rsidDel="00000000" w:rsidR="00000000" w:rsidRPr="00000000">
        <w:rPr>
          <w:rFonts w:ascii="Roboto" w:cs="Roboto" w:eastAsia="Roboto" w:hAnsi="Roboto"/>
          <w:color w:val="444444"/>
          <w:highlight w:val="white"/>
          <w:rtl w:val="0"/>
        </w:rPr>
        <w:t xml:space="preserve">There are set of Mouse Event Methods as part of the MonoBehaviour class; which allow us to handle simple operations or logics based on Mouse inputs.</w:t>
      </w:r>
      <w:r w:rsidDel="00000000" w:rsidR="00000000" w:rsidRPr="00000000">
        <w:rPr>
          <w:rtl w:val="0"/>
        </w:rPr>
      </w:r>
    </w:p>
    <w:p w:rsidR="00000000" w:rsidDel="00000000" w:rsidP="00000000" w:rsidRDefault="00000000" w:rsidRPr="00000000" w14:paraId="000000E6">
      <w:pPr>
        <w:rPr>
          <w:rFonts w:ascii="Roboto" w:cs="Roboto" w:eastAsia="Roboto" w:hAnsi="Roboto"/>
          <w:color w:val="444444"/>
          <w:highlight w:val="white"/>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090"/>
        <w:tblGridChange w:id="0">
          <w:tblGrid>
            <w:gridCol w:w="2910"/>
            <w:gridCol w:w="6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444444"/>
                <w:sz w:val="28"/>
                <w:szCs w:val="28"/>
                <w:highlight w:val="white"/>
              </w:rPr>
            </w:pPr>
            <w:r w:rsidDel="00000000" w:rsidR="00000000" w:rsidRPr="00000000">
              <w:rPr>
                <w:rFonts w:ascii="Roboto" w:cs="Roboto" w:eastAsia="Roboto" w:hAnsi="Roboto"/>
                <w:b w:val="1"/>
                <w:color w:val="444444"/>
                <w:sz w:val="28"/>
                <w:szCs w:val="28"/>
                <w:highlight w:val="white"/>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444444"/>
                <w:sz w:val="28"/>
                <w:szCs w:val="28"/>
                <w:highlight w:val="white"/>
              </w:rPr>
            </w:pPr>
            <w:r w:rsidDel="00000000" w:rsidR="00000000" w:rsidRPr="00000000">
              <w:rPr>
                <w:rFonts w:ascii="Roboto" w:cs="Roboto" w:eastAsia="Roboto" w:hAnsi="Roboto"/>
                <w:b w:val="1"/>
                <w:color w:val="444444"/>
                <w:sz w:val="28"/>
                <w:szCs w:val="28"/>
                <w:highlight w:val="whit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44444"/>
                <w:highlight w:val="white"/>
              </w:rPr>
            </w:pPr>
            <w:r w:rsidDel="00000000" w:rsidR="00000000" w:rsidRPr="00000000">
              <w:rPr>
                <w:rFonts w:ascii="Roboto" w:cs="Roboto" w:eastAsia="Roboto" w:hAnsi="Roboto"/>
                <w:color w:val="212529"/>
                <w:highlight w:val="white"/>
                <w:rtl w:val="0"/>
              </w:rPr>
              <w:t xml:space="preserve">OnMouseEnter()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44444"/>
                <w:highlight w:val="white"/>
              </w:rPr>
            </w:pPr>
            <w:r w:rsidDel="00000000" w:rsidR="00000000" w:rsidRPr="00000000">
              <w:rPr>
                <w:rFonts w:ascii="Roboto" w:cs="Roboto" w:eastAsia="Roboto" w:hAnsi="Roboto"/>
                <w:color w:val="212529"/>
                <w:highlight w:val="white"/>
                <w:rtl w:val="0"/>
              </w:rPr>
              <w:t xml:space="preserve">is called as soon as the mouse pointer enters a game object's bounding area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44444"/>
                <w:highlight w:val="white"/>
              </w:rPr>
            </w:pPr>
            <w:r w:rsidDel="00000000" w:rsidR="00000000" w:rsidRPr="00000000">
              <w:rPr>
                <w:rFonts w:ascii="Roboto" w:cs="Roboto" w:eastAsia="Roboto" w:hAnsi="Roboto"/>
                <w:color w:val="212529"/>
                <w:highlight w:val="white"/>
                <w:rtl w:val="0"/>
              </w:rPr>
              <w:t xml:space="preserve">OnMouseOver()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44444"/>
                <w:highlight w:val="white"/>
              </w:rPr>
            </w:pPr>
            <w:r w:rsidDel="00000000" w:rsidR="00000000" w:rsidRPr="00000000">
              <w:rPr>
                <w:rFonts w:ascii="Roboto" w:cs="Roboto" w:eastAsia="Roboto" w:hAnsi="Roboto"/>
                <w:color w:val="212529"/>
                <w:highlight w:val="white"/>
                <w:rtl w:val="0"/>
              </w:rPr>
              <w:t xml:space="preserve">is called as long as the mouse pointer is over a game object's bounding area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444444"/>
                <w:highlight w:val="white"/>
              </w:rPr>
            </w:pPr>
            <w:r w:rsidDel="00000000" w:rsidR="00000000" w:rsidRPr="00000000">
              <w:rPr>
                <w:rFonts w:ascii="Roboto" w:cs="Roboto" w:eastAsia="Roboto" w:hAnsi="Roboto"/>
                <w:color w:val="212529"/>
                <w:highlight w:val="white"/>
                <w:rtl w:val="0"/>
              </w:rPr>
              <w:t xml:space="preserve">OnMouseDown()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44444"/>
                <w:highlight w:val="white"/>
              </w:rPr>
            </w:pPr>
            <w:r w:rsidDel="00000000" w:rsidR="00000000" w:rsidRPr="00000000">
              <w:rPr>
                <w:rFonts w:ascii="Roboto" w:cs="Roboto" w:eastAsia="Roboto" w:hAnsi="Roboto"/>
                <w:color w:val="212529"/>
                <w:highlight w:val="white"/>
                <w:rtl w:val="0"/>
              </w:rPr>
              <w:t xml:space="preserve">is called as soon as the left mouse button is pressed on a game object's bounding area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444444"/>
                <w:highlight w:val="white"/>
              </w:rPr>
            </w:pPr>
            <w:r w:rsidDel="00000000" w:rsidR="00000000" w:rsidRPr="00000000">
              <w:rPr>
                <w:rFonts w:ascii="Roboto" w:cs="Roboto" w:eastAsia="Roboto" w:hAnsi="Roboto"/>
                <w:color w:val="212529"/>
                <w:highlight w:val="white"/>
                <w:rtl w:val="0"/>
              </w:rPr>
              <w:t xml:space="preserve">OnMouseDrag()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44444"/>
                <w:highlight w:val="white"/>
              </w:rPr>
            </w:pPr>
            <w:r w:rsidDel="00000000" w:rsidR="00000000" w:rsidRPr="00000000">
              <w:rPr>
                <w:rFonts w:ascii="Roboto" w:cs="Roboto" w:eastAsia="Roboto" w:hAnsi="Roboto"/>
                <w:color w:val="212529"/>
                <w:highlight w:val="white"/>
                <w:rtl w:val="0"/>
              </w:rPr>
              <w:t xml:space="preserve">is called as long as the left mouse button is pressed and held down over the screen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OnMouseUp()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 is called as soon as the left mouse button is released on the same object or anywhere else on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OnMouseUpAsButton()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is called as soon as the left mouse button is released on the same object on which left mouse button was pressed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OnMouseExit()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is called as soon as the mouse pointer exits a game object's bounding area</w:t>
            </w:r>
          </w:p>
        </w:tc>
      </w:tr>
    </w:tbl>
    <w:p w:rsidR="00000000" w:rsidDel="00000000" w:rsidP="00000000" w:rsidRDefault="00000000" w:rsidRPr="00000000" w14:paraId="000000F7">
      <w:pPr>
        <w:rPr>
          <w:rFonts w:ascii="Roboto" w:cs="Roboto" w:eastAsia="Roboto" w:hAnsi="Roboto"/>
          <w:color w:val="444444"/>
          <w:highlight w:val="white"/>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rFonts w:ascii="Roboto" w:cs="Roboto" w:eastAsia="Roboto" w:hAnsi="Roboto"/>
          <w:sz w:val="48"/>
          <w:szCs w:val="48"/>
        </w:rPr>
      </w:pPr>
      <w:r w:rsidDel="00000000" w:rsidR="00000000" w:rsidRPr="00000000">
        <w:rPr>
          <w:rFonts w:ascii="Roboto" w:cs="Roboto" w:eastAsia="Roboto" w:hAnsi="Roboto"/>
          <w:b w:val="1"/>
          <w:sz w:val="48"/>
          <w:szCs w:val="48"/>
          <w:rtl w:val="0"/>
        </w:rPr>
        <w:t xml:space="preserve">2D collider</w:t>
      </w:r>
      <w:r w:rsidDel="00000000" w:rsidR="00000000" w:rsidRPr="00000000">
        <w:rPr>
          <w:rFonts w:ascii="Roboto" w:cs="Roboto" w:eastAsia="Roboto" w:hAnsi="Roboto"/>
          <w:sz w:val="48"/>
          <w:szCs w:val="48"/>
          <w:rtl w:val="0"/>
        </w:rPr>
        <w:t xml:space="preserve"> </w:t>
      </w:r>
    </w:p>
    <w:p w:rsidR="00000000" w:rsidDel="00000000" w:rsidP="00000000" w:rsidRDefault="00000000" w:rsidRPr="00000000" w14:paraId="000000FA">
      <w:pPr>
        <w:numPr>
          <w:ilvl w:val="0"/>
          <w:numId w:val="12"/>
        </w:numPr>
        <w:ind w:left="720" w:hanging="360"/>
        <w:rPr>
          <w:rFonts w:ascii="Roboto" w:cs="Roboto" w:eastAsia="Roboto" w:hAnsi="Roboto"/>
          <w:u w:val="none"/>
        </w:rPr>
      </w:pPr>
      <w:r w:rsidDel="00000000" w:rsidR="00000000" w:rsidRPr="00000000">
        <w:rPr>
          <w:rFonts w:ascii="Roboto" w:cs="Roboto" w:eastAsia="Roboto" w:hAnsi="Roboto"/>
          <w:rtl w:val="0"/>
        </w:rPr>
        <w:t xml:space="preserve">A 2D collider is a component that you can add to a GameObject to define its physical shape for 2D physics interactions. </w:t>
      </w:r>
    </w:p>
    <w:p w:rsidR="00000000" w:rsidDel="00000000" w:rsidP="00000000" w:rsidRDefault="00000000" w:rsidRPr="00000000" w14:paraId="000000FB">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Colliders are essential for detecting collisions between objects and for applying physics-based behaviours like rigidbody interactions, collision responses, and triggers.</w:t>
      </w:r>
    </w:p>
    <w:p w:rsidR="00000000" w:rsidDel="00000000" w:rsidP="00000000" w:rsidRDefault="00000000" w:rsidRPr="00000000" w14:paraId="000000FC">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FD">
      <w:pPr>
        <w:ind w:left="720" w:firstLine="0"/>
        <w:rPr>
          <w:rFonts w:ascii="Roboto" w:cs="Roboto" w:eastAsia="Roboto" w:hAnsi="Roboto"/>
        </w:rPr>
      </w:pPr>
      <w:r w:rsidDel="00000000" w:rsidR="00000000" w:rsidRPr="00000000">
        <w:rPr>
          <w:rFonts w:ascii="Roboto" w:cs="Roboto" w:eastAsia="Roboto" w:hAnsi="Roboto"/>
          <w:rtl w:val="0"/>
        </w:rPr>
        <w:t xml:space="preserve">Here are the most common 2D colliders:</w:t>
      </w:r>
    </w:p>
    <w:p w:rsidR="00000000" w:rsidDel="00000000" w:rsidP="00000000" w:rsidRDefault="00000000" w:rsidRPr="00000000" w14:paraId="000000FE">
      <w:pPr>
        <w:ind w:left="720" w:firstLine="0"/>
        <w:rPr>
          <w:rFonts w:ascii="Roboto" w:cs="Roboto" w:eastAsia="Roboto" w:hAnsi="Roboto"/>
        </w:rPr>
      </w:pPr>
      <w:r w:rsidDel="00000000" w:rsidR="00000000" w:rsidRPr="00000000">
        <w:rPr>
          <w:rtl w:val="0"/>
        </w:rPr>
      </w:r>
    </w:p>
    <w:tbl>
      <w:tblPr>
        <w:tblStyle w:val="Table4"/>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5955"/>
        <w:tblGridChange w:id="0">
          <w:tblGrid>
            <w:gridCol w:w="2325"/>
            <w:gridCol w:w="5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rFonts w:ascii="Roboto" w:cs="Roboto" w:eastAsia="Roboto" w:hAnsi="Roboto"/>
                <w:b w:val="1"/>
                <w:color w:val="212121"/>
                <w:sz w:val="28"/>
                <w:szCs w:val="28"/>
              </w:rPr>
            </w:pPr>
            <w:r w:rsidDel="00000000" w:rsidR="00000000" w:rsidRPr="00000000">
              <w:rPr>
                <w:rFonts w:ascii="Roboto" w:cs="Roboto" w:eastAsia="Roboto" w:hAnsi="Roboto"/>
                <w:color w:val="212121"/>
                <w:rtl w:val="0"/>
              </w:rPr>
              <w:t xml:space="preserve"> </w:t>
            </w:r>
            <w:r w:rsidDel="00000000" w:rsidR="00000000" w:rsidRPr="00000000">
              <w:rPr>
                <w:rFonts w:ascii="Roboto" w:cs="Roboto" w:eastAsia="Roboto" w:hAnsi="Roboto"/>
                <w:b w:val="1"/>
                <w:color w:val="212121"/>
                <w:sz w:val="28"/>
                <w:szCs w:val="28"/>
                <w:rtl w:val="0"/>
              </w:rPr>
              <w:t xml:space="preserve">2D colliders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Roboto" w:cs="Roboto" w:eastAsia="Roboto" w:hAnsi="Roboto"/>
                <w:b w:val="1"/>
                <w:color w:val="212121"/>
              </w:rPr>
            </w:pPr>
            <w:r w:rsidDel="00000000" w:rsidR="00000000" w:rsidRPr="00000000">
              <w:rPr>
                <w:rFonts w:ascii="Roboto" w:cs="Roboto" w:eastAsia="Roboto" w:hAnsi="Roboto"/>
                <w:b w:val="1"/>
                <w:color w:val="212121"/>
                <w:sz w:val="28"/>
                <w:szCs w:val="28"/>
                <w:highlight w:val="white"/>
                <w:rtl w:val="0"/>
              </w:rPr>
              <w:t xml:space="preserve">Description</w:t>
            </w:r>
            <w:r w:rsidDel="00000000" w:rsidR="00000000" w:rsidRPr="00000000">
              <w:rPr>
                <w:rtl w:val="0"/>
              </w:rPr>
            </w:r>
          </w:p>
        </w:tc>
      </w:tr>
      <w:tr>
        <w:trPr>
          <w:cantSplit w:val="0"/>
          <w:trHeight w:val="1200.214843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Box Collider 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Box Collider 2D creates a rectangular collider around the GameObject.It's ideal for objects with simple rectangular shapes, like platforms or walls.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Circle Collider 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Circle Collider 2D creates a circular collider around the GameObject.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It's suitable for objects with round or circular shapes, like coins or balls.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Edge Collider 2D</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Edge Collider 2D creates a collider along the edges of the GameObject.</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It's used for objects with long and thin shapes, like platforms with irregular shapes.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Polygon Collider 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Polygon Collider 2D allows you to create a custom collider shape by defining a set of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Capsule Collider 2D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Use Capsule Collider</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2D for circular or lozenge-shaped collision areas.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Custom Collider 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Use Custom Collider 2D for collision areas with customizable geometry.</w:t>
            </w:r>
          </w:p>
        </w:tc>
      </w:tr>
    </w:tbl>
    <w:p w:rsidR="00000000" w:rsidDel="00000000" w:rsidP="00000000" w:rsidRDefault="00000000" w:rsidRPr="00000000" w14:paraId="0000011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12">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13">
      <w:pPr>
        <w:rPr>
          <w:rFonts w:ascii="Roboto" w:cs="Roboto" w:eastAsia="Roboto" w:hAnsi="Roboto"/>
          <w:sz w:val="48"/>
          <w:szCs w:val="48"/>
        </w:rPr>
      </w:pPr>
      <w:r w:rsidDel="00000000" w:rsidR="00000000" w:rsidRPr="00000000">
        <w:rPr>
          <w:rFonts w:ascii="Roboto" w:cs="Roboto" w:eastAsia="Roboto" w:hAnsi="Roboto"/>
          <w:b w:val="1"/>
          <w:sz w:val="48"/>
          <w:szCs w:val="48"/>
          <w:rtl w:val="0"/>
        </w:rPr>
        <w:t xml:space="preserve">3D collider</w:t>
      </w:r>
      <w:r w:rsidDel="00000000" w:rsidR="00000000" w:rsidRPr="00000000">
        <w:rPr>
          <w:rFonts w:ascii="Roboto" w:cs="Roboto" w:eastAsia="Roboto" w:hAnsi="Roboto"/>
          <w:sz w:val="48"/>
          <w:szCs w:val="48"/>
          <w:rtl w:val="0"/>
        </w:rPr>
        <w:t xml:space="preserve"> </w:t>
      </w:r>
    </w:p>
    <w:p w:rsidR="00000000" w:rsidDel="00000000" w:rsidP="00000000" w:rsidRDefault="00000000" w:rsidRPr="00000000" w14:paraId="00000114">
      <w:pPr>
        <w:numPr>
          <w:ilvl w:val="0"/>
          <w:numId w:val="28"/>
        </w:numPr>
        <w:ind w:left="720" w:hanging="360"/>
        <w:rPr>
          <w:rFonts w:ascii="Roboto" w:cs="Roboto" w:eastAsia="Roboto" w:hAnsi="Roboto"/>
          <w:u w:val="none"/>
        </w:rPr>
      </w:pPr>
      <w:r w:rsidDel="00000000" w:rsidR="00000000" w:rsidRPr="00000000">
        <w:rPr>
          <w:rFonts w:ascii="Roboto" w:cs="Roboto" w:eastAsia="Roboto" w:hAnsi="Roboto"/>
          <w:rtl w:val="0"/>
        </w:rPr>
        <w:t xml:space="preserve">A 3D collider is a component that you can add to a GameObject to define its physical shape for 3D physics interactions. </w:t>
      </w:r>
    </w:p>
    <w:p w:rsidR="00000000" w:rsidDel="00000000" w:rsidP="00000000" w:rsidRDefault="00000000" w:rsidRPr="00000000" w14:paraId="00000115">
      <w:pPr>
        <w:numPr>
          <w:ilvl w:val="0"/>
          <w:numId w:val="28"/>
        </w:numPr>
        <w:ind w:left="720" w:hanging="360"/>
        <w:rPr>
          <w:rFonts w:ascii="Roboto" w:cs="Roboto" w:eastAsia="Roboto" w:hAnsi="Roboto"/>
          <w:u w:val="none"/>
        </w:rPr>
      </w:pPr>
      <w:r w:rsidDel="00000000" w:rsidR="00000000" w:rsidRPr="00000000">
        <w:rPr>
          <w:rFonts w:ascii="Roboto" w:cs="Roboto" w:eastAsia="Roboto" w:hAnsi="Roboto"/>
          <w:rtl w:val="0"/>
        </w:rPr>
        <w:t xml:space="preserve">Colliders are crucial for detecting collisions between objects and for applying physics-based behaviours like rigidbody interactions, collision responses, and triggers in 3D scenes.</w:t>
      </w:r>
    </w:p>
    <w:p w:rsidR="00000000" w:rsidDel="00000000" w:rsidP="00000000" w:rsidRDefault="00000000" w:rsidRPr="00000000" w14:paraId="00000116">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17">
      <w:pPr>
        <w:ind w:left="720" w:firstLine="0"/>
        <w:rPr>
          <w:rFonts w:ascii="Roboto" w:cs="Roboto" w:eastAsia="Roboto" w:hAnsi="Roboto"/>
        </w:rPr>
      </w:pPr>
      <w:r w:rsidDel="00000000" w:rsidR="00000000" w:rsidRPr="00000000">
        <w:rPr>
          <w:rFonts w:ascii="Roboto" w:cs="Roboto" w:eastAsia="Roboto" w:hAnsi="Roboto"/>
          <w:rtl w:val="0"/>
        </w:rPr>
        <w:t xml:space="preserve">Here are the most common 3D colliders:</w:t>
      </w:r>
    </w:p>
    <w:p w:rsidR="00000000" w:rsidDel="00000000" w:rsidP="00000000" w:rsidRDefault="00000000" w:rsidRPr="00000000" w14:paraId="00000118">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            </w:t>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090"/>
        <w:tblGridChange w:id="0">
          <w:tblGrid>
            <w:gridCol w:w="2910"/>
            <w:gridCol w:w="6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jc w:val="center"/>
              <w:rPr/>
            </w:pPr>
            <w:r w:rsidDel="00000000" w:rsidR="00000000" w:rsidRPr="00000000">
              <w:rPr>
                <w:rFonts w:ascii="Roboto" w:cs="Roboto" w:eastAsia="Roboto" w:hAnsi="Roboto"/>
                <w:color w:val="212121"/>
                <w:rtl w:val="0"/>
              </w:rPr>
              <w:t xml:space="preserve"> </w:t>
            </w:r>
            <w:r w:rsidDel="00000000" w:rsidR="00000000" w:rsidRPr="00000000">
              <w:rPr>
                <w:rFonts w:ascii="Roboto" w:cs="Roboto" w:eastAsia="Roboto" w:hAnsi="Roboto"/>
                <w:b w:val="1"/>
                <w:color w:val="212121"/>
                <w:sz w:val="28"/>
                <w:szCs w:val="28"/>
                <w:rtl w:val="0"/>
              </w:rPr>
              <w:t xml:space="preserve">3D colliders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Fonts w:ascii="Roboto" w:cs="Roboto" w:eastAsia="Roboto" w:hAnsi="Roboto"/>
                <w:b w:val="1"/>
                <w:color w:val="212121"/>
                <w:sz w:val="28"/>
                <w:szCs w:val="28"/>
                <w:highlight w:val="white"/>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Box Collider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Box Collider creates a rectangular prism-shaped collider around the GameObject.It's ideal for objects with simple rectangular shapes, like walls, buildings, or crates.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Sphere Collider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Sphere Collider creates a spherical collider around the GameObject.It's suitable for objects with round or circular shapes, like balls or globes.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Capsule Collider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Capsule Collider creates a capsule-shaped collider, which is a cylinder with hemispherical ends.It's useful for character controllers, characters, or objects with a cylindrical shape like barrels or poles.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Mesh Collider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Mesh Collider uses the object's actual 3D mesh as the collider.It's versatile and can be used for complex or irregular shapes that don't fit into the other collider types.</w:t>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Joints</w:t>
      </w:r>
    </w:p>
    <w:p w:rsidR="00000000" w:rsidDel="00000000" w:rsidP="00000000" w:rsidRDefault="00000000" w:rsidRPr="00000000" w14:paraId="00000126">
      <w:pPr>
        <w:numPr>
          <w:ilvl w:val="0"/>
          <w:numId w:val="29"/>
        </w:numPr>
        <w:ind w:left="720" w:hanging="360"/>
        <w:rPr>
          <w:rFonts w:ascii="Roboto" w:cs="Roboto" w:eastAsia="Roboto" w:hAnsi="Roboto"/>
          <w:color w:val="455463"/>
          <w:u w:val="none"/>
        </w:rPr>
      </w:pPr>
      <w:r w:rsidDel="00000000" w:rsidR="00000000" w:rsidRPr="00000000">
        <w:rPr>
          <w:rFonts w:ascii="Roboto" w:cs="Roboto" w:eastAsia="Roboto" w:hAnsi="Roboto"/>
          <w:color w:val="455463"/>
          <w:rtl w:val="0"/>
        </w:rPr>
        <w:t xml:space="preserve">A Joint component connects a Rigidbody to another Rigidbody or a fixed point in space. </w:t>
      </w:r>
    </w:p>
    <w:p w:rsidR="00000000" w:rsidDel="00000000" w:rsidP="00000000" w:rsidRDefault="00000000" w:rsidRPr="00000000" w14:paraId="00000127">
      <w:pPr>
        <w:numPr>
          <w:ilvl w:val="0"/>
          <w:numId w:val="29"/>
        </w:numPr>
        <w:ind w:left="720" w:hanging="360"/>
        <w:rPr>
          <w:rFonts w:ascii="Roboto" w:cs="Roboto" w:eastAsia="Roboto" w:hAnsi="Roboto"/>
          <w:color w:val="455463"/>
          <w:u w:val="none"/>
        </w:rPr>
      </w:pPr>
      <w:r w:rsidDel="00000000" w:rsidR="00000000" w:rsidRPr="00000000">
        <w:rPr>
          <w:rFonts w:ascii="Roboto" w:cs="Roboto" w:eastAsia="Roboto" w:hAnsi="Roboto"/>
          <w:color w:val="455463"/>
          <w:rtl w:val="0"/>
        </w:rPr>
        <w:t xml:space="preserve">physics joints are components that allow you to create physical connections between GameObjects, enabling them to interact with each other in a realistic manner based on the laws of physics. </w:t>
      </w:r>
    </w:p>
    <w:p w:rsidR="00000000" w:rsidDel="00000000" w:rsidP="00000000" w:rsidRDefault="00000000" w:rsidRPr="00000000" w14:paraId="00000128">
      <w:pPr>
        <w:numPr>
          <w:ilvl w:val="0"/>
          <w:numId w:val="29"/>
        </w:numPr>
        <w:ind w:left="720" w:hanging="360"/>
        <w:rPr>
          <w:rFonts w:ascii="Roboto" w:cs="Roboto" w:eastAsia="Roboto" w:hAnsi="Roboto"/>
          <w:color w:val="455463"/>
          <w:u w:val="none"/>
        </w:rPr>
      </w:pPr>
      <w:r w:rsidDel="00000000" w:rsidR="00000000" w:rsidRPr="00000000">
        <w:rPr>
          <w:rFonts w:ascii="Roboto" w:cs="Roboto" w:eastAsia="Roboto" w:hAnsi="Roboto"/>
          <w:color w:val="455463"/>
          <w:rtl w:val="0"/>
        </w:rPr>
        <w:t xml:space="preserve">Unity provides various types of physics joints that can be used to simulate different types of physical connections, such as hinges, springs, and fixed joints. </w:t>
      </w:r>
    </w:p>
    <w:p w:rsidR="00000000" w:rsidDel="00000000" w:rsidP="00000000" w:rsidRDefault="00000000" w:rsidRPr="00000000" w14:paraId="00000129">
      <w:pPr>
        <w:ind w:left="720" w:firstLine="0"/>
        <w:rPr>
          <w:rFonts w:ascii="Roboto" w:cs="Roboto" w:eastAsia="Roboto" w:hAnsi="Roboto"/>
          <w:color w:val="455463"/>
        </w:rPr>
      </w:pPr>
      <w:r w:rsidDel="00000000" w:rsidR="00000000" w:rsidRPr="00000000">
        <w:rPr>
          <w:rtl w:val="0"/>
        </w:rPr>
      </w:r>
    </w:p>
    <w:p w:rsidR="00000000" w:rsidDel="00000000" w:rsidP="00000000" w:rsidRDefault="00000000" w:rsidRPr="00000000" w14:paraId="0000012A">
      <w:pPr>
        <w:rPr>
          <w:rFonts w:ascii="Roboto" w:cs="Roboto" w:eastAsia="Roboto" w:hAnsi="Roboto"/>
          <w:color w:val="455463"/>
        </w:rPr>
      </w:pPr>
      <w:r w:rsidDel="00000000" w:rsidR="00000000" w:rsidRPr="00000000">
        <w:rPr>
          <w:rFonts w:ascii="Roboto" w:cs="Roboto" w:eastAsia="Roboto" w:hAnsi="Roboto"/>
          <w:color w:val="455463"/>
          <w:rtl w:val="0"/>
        </w:rPr>
        <w:t xml:space="preserve">             Here are some of the common types of physics joints available in Unity:</w:t>
      </w:r>
    </w:p>
    <w:p w:rsidR="00000000" w:rsidDel="00000000" w:rsidP="00000000" w:rsidRDefault="00000000" w:rsidRPr="00000000" w14:paraId="0000012B">
      <w:pPr>
        <w:rPr>
          <w:rFonts w:ascii="Roboto" w:cs="Roboto" w:eastAsia="Roboto" w:hAnsi="Roboto"/>
          <w:color w:val="455463"/>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jc w:val="center"/>
              <w:rPr>
                <w:rFonts w:ascii="Roboto" w:cs="Roboto" w:eastAsia="Roboto" w:hAnsi="Roboto"/>
                <w:color w:val="455463"/>
              </w:rPr>
            </w:pPr>
            <w:r w:rsidDel="00000000" w:rsidR="00000000" w:rsidRPr="00000000">
              <w:rPr>
                <w:rFonts w:ascii="Roboto" w:cs="Roboto" w:eastAsia="Roboto" w:hAnsi="Roboto"/>
                <w:b w:val="1"/>
                <w:color w:val="212121"/>
                <w:sz w:val="28"/>
                <w:szCs w:val="28"/>
                <w:rtl w:val="0"/>
              </w:rPr>
              <w:t xml:space="preserve">Joints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Roboto" w:cs="Roboto" w:eastAsia="Roboto" w:hAnsi="Roboto"/>
                <w:color w:val="455463"/>
              </w:rPr>
            </w:pPr>
            <w:r w:rsidDel="00000000" w:rsidR="00000000" w:rsidRPr="00000000">
              <w:rPr>
                <w:rFonts w:ascii="Roboto" w:cs="Roboto" w:eastAsia="Roboto" w:hAnsi="Roboto"/>
                <w:b w:val="1"/>
                <w:color w:val="212121"/>
                <w:sz w:val="28"/>
                <w:szCs w:val="28"/>
                <w:highlight w:val="white"/>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55463"/>
              </w:rPr>
            </w:pPr>
            <w:r w:rsidDel="00000000" w:rsidR="00000000" w:rsidRPr="00000000">
              <w:rPr>
                <w:rFonts w:ascii="Roboto" w:cs="Roboto" w:eastAsia="Roboto" w:hAnsi="Roboto"/>
                <w:color w:val="455463"/>
                <w:rtl w:val="0"/>
              </w:rPr>
              <w:t xml:space="preserve">Hinge Joint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55463"/>
              </w:rPr>
            </w:pPr>
            <w:r w:rsidDel="00000000" w:rsidR="00000000" w:rsidRPr="00000000">
              <w:rPr>
                <w:rFonts w:ascii="Roboto" w:cs="Roboto" w:eastAsia="Roboto" w:hAnsi="Roboto"/>
                <w:color w:val="455463"/>
                <w:rtl w:val="0"/>
              </w:rPr>
              <w:t xml:space="preserve">The HingeJoint simulates a rotating connection between two Rigidbody objects. It restricts movement to a single axis, allowing objects to swing around a fixed point as if connected by a hinge, like a door on its hinges.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55463"/>
              </w:rPr>
            </w:pPr>
            <w:r w:rsidDel="00000000" w:rsidR="00000000" w:rsidRPr="00000000">
              <w:rPr>
                <w:rFonts w:ascii="Roboto" w:cs="Roboto" w:eastAsia="Roboto" w:hAnsi="Roboto"/>
                <w:color w:val="455463"/>
                <w:rtl w:val="0"/>
              </w:rPr>
              <w:t xml:space="preserve">Fixed Joint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55463"/>
              </w:rPr>
            </w:pPr>
            <w:r w:rsidDel="00000000" w:rsidR="00000000" w:rsidRPr="00000000">
              <w:rPr>
                <w:rFonts w:ascii="Roboto" w:cs="Roboto" w:eastAsia="Roboto" w:hAnsi="Roboto"/>
                <w:color w:val="455463"/>
                <w:rtl w:val="0"/>
              </w:rPr>
              <w:t xml:space="preserve">The FixedJoint completely fixes the relative position and rotation of two Rigidbody objects, making them act as if they are rigidly attached together, like welding two objects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55463"/>
              </w:rPr>
            </w:pPr>
            <w:r w:rsidDel="00000000" w:rsidR="00000000" w:rsidRPr="00000000">
              <w:rPr>
                <w:rFonts w:ascii="Roboto" w:cs="Roboto" w:eastAsia="Roboto" w:hAnsi="Roboto"/>
                <w:color w:val="455463"/>
                <w:rtl w:val="0"/>
              </w:rPr>
              <w:t xml:space="preserve">Spring Joint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55463"/>
              </w:rPr>
            </w:pPr>
            <w:r w:rsidDel="00000000" w:rsidR="00000000" w:rsidRPr="00000000">
              <w:rPr>
                <w:rFonts w:ascii="Roboto" w:cs="Roboto" w:eastAsia="Roboto" w:hAnsi="Roboto"/>
                <w:color w:val="455463"/>
                <w:rtl w:val="0"/>
              </w:rPr>
              <w:t xml:space="preserve">The SpringJoint creates a spring-like connection between two Rigidbody objects, allowing them to move closer or farther apart while applying a spring force to return them to their original distance.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55463"/>
              </w:rPr>
            </w:pPr>
            <w:r w:rsidDel="00000000" w:rsidR="00000000" w:rsidRPr="00000000">
              <w:rPr>
                <w:rFonts w:ascii="Roboto" w:cs="Roboto" w:eastAsia="Roboto" w:hAnsi="Roboto"/>
                <w:color w:val="455463"/>
                <w:rtl w:val="0"/>
              </w:rPr>
              <w:t xml:space="preserve">Configurable Joint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55463"/>
              </w:rPr>
            </w:pPr>
            <w:r w:rsidDel="00000000" w:rsidR="00000000" w:rsidRPr="00000000">
              <w:rPr>
                <w:rFonts w:ascii="Roboto" w:cs="Roboto" w:eastAsia="Roboto" w:hAnsi="Roboto"/>
                <w:color w:val="455463"/>
                <w:rtl w:val="0"/>
              </w:rPr>
              <w:t xml:space="preserve">The ConfigurableJoint is a more advanced joint that allows you to configure various properties to create a wide range of joint behaviours. You can specify the motion axes, angular limits, and more.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55463"/>
              </w:rPr>
            </w:pPr>
            <w:r w:rsidDel="00000000" w:rsidR="00000000" w:rsidRPr="00000000">
              <w:rPr>
                <w:rFonts w:ascii="Roboto" w:cs="Roboto" w:eastAsia="Roboto" w:hAnsi="Roboto"/>
                <w:color w:val="455463"/>
                <w:rtl w:val="0"/>
              </w:rPr>
              <w:t xml:space="preserve">Character Joint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55463"/>
              </w:rPr>
            </w:pPr>
            <w:r w:rsidDel="00000000" w:rsidR="00000000" w:rsidRPr="00000000">
              <w:rPr>
                <w:rFonts w:ascii="Roboto" w:cs="Roboto" w:eastAsia="Roboto" w:hAnsi="Roboto"/>
                <w:color w:val="455463"/>
                <w:rtl w:val="0"/>
              </w:rPr>
              <w:t xml:space="preserve">The CharacterJoint is specifically designed for use with humanoid characters and helps simulate realistic articulations like shoulders and hips.</w:t>
            </w:r>
          </w:p>
        </w:tc>
      </w:tr>
    </w:tbl>
    <w:p w:rsidR="00000000" w:rsidDel="00000000" w:rsidP="00000000" w:rsidRDefault="00000000" w:rsidRPr="00000000" w14:paraId="00000138">
      <w:pPr>
        <w:rPr>
          <w:rFonts w:ascii="Roboto" w:cs="Roboto" w:eastAsia="Roboto" w:hAnsi="Roboto"/>
          <w:color w:val="455463"/>
        </w:rPr>
      </w:pPr>
      <w:r w:rsidDel="00000000" w:rsidR="00000000" w:rsidRPr="00000000">
        <w:rPr>
          <w:rtl w:val="0"/>
        </w:rPr>
      </w:r>
    </w:p>
    <w:p w:rsidR="00000000" w:rsidDel="00000000" w:rsidP="00000000" w:rsidRDefault="00000000" w:rsidRPr="00000000" w14:paraId="00000139">
      <w:pPr>
        <w:ind w:left="720" w:firstLine="0"/>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13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color w:val="1b2229"/>
          <w:sz w:val="48"/>
          <w:szCs w:val="48"/>
          <w:highlight w:val="white"/>
        </w:rPr>
      </w:pPr>
      <w:bookmarkStart w:colFirst="0" w:colLast="0" w:name="_heading=h.a8wauyxngbf4" w:id="36"/>
      <w:bookmarkEnd w:id="36"/>
      <w:r w:rsidDel="00000000" w:rsidR="00000000" w:rsidRPr="00000000">
        <w:rPr>
          <w:rFonts w:ascii="Roboto" w:cs="Roboto" w:eastAsia="Roboto" w:hAnsi="Roboto"/>
          <w:b w:val="1"/>
          <w:color w:val="1b2229"/>
          <w:sz w:val="48"/>
          <w:szCs w:val="48"/>
          <w:highlight w:val="white"/>
          <w:rtl w:val="0"/>
        </w:rPr>
        <w:t xml:space="preserve">Rigidbody</w:t>
      </w:r>
    </w:p>
    <w:p w:rsidR="00000000" w:rsidDel="00000000" w:rsidP="00000000" w:rsidRDefault="00000000" w:rsidRPr="00000000" w14:paraId="0000013B">
      <w:pPr>
        <w:numPr>
          <w:ilvl w:val="0"/>
          <w:numId w:val="31"/>
        </w:numPr>
        <w:ind w:left="720" w:hanging="360"/>
        <w:rPr>
          <w:rFonts w:ascii="Roboto" w:cs="Roboto" w:eastAsia="Roboto" w:hAnsi="Roboto"/>
          <w:u w:val="none"/>
        </w:rPr>
      </w:pPr>
      <w:r w:rsidDel="00000000" w:rsidR="00000000" w:rsidRPr="00000000">
        <w:rPr>
          <w:rFonts w:ascii="Roboto" w:cs="Roboto" w:eastAsia="Roboto" w:hAnsi="Roboto"/>
          <w:rtl w:val="0"/>
        </w:rPr>
        <w:t xml:space="preserve">  In Unity, a "Rigidbody" is a component that can be added to GameObjects to give them physics-based behaviour. </w:t>
      </w:r>
      <w:r w:rsidDel="00000000" w:rsidR="00000000" w:rsidRPr="00000000">
        <w:rPr>
          <w:rtl w:val="0"/>
        </w:rPr>
      </w:r>
    </w:p>
    <w:p w:rsidR="00000000" w:rsidDel="00000000" w:rsidP="00000000" w:rsidRDefault="00000000" w:rsidRPr="00000000" w14:paraId="0000013C">
      <w:pPr>
        <w:numPr>
          <w:ilvl w:val="0"/>
          <w:numId w:val="31"/>
        </w:numPr>
        <w:ind w:left="720" w:hanging="360"/>
        <w:rPr>
          <w:rFonts w:ascii="Roboto" w:cs="Roboto" w:eastAsia="Roboto" w:hAnsi="Roboto"/>
          <w:color w:val="333333"/>
          <w:highlight w:val="white"/>
          <w:u w:val="none"/>
        </w:rPr>
      </w:pPr>
      <w:r w:rsidDel="00000000" w:rsidR="00000000" w:rsidRPr="00000000">
        <w:rPr>
          <w:rFonts w:ascii="Roboto" w:cs="Roboto" w:eastAsia="Roboto" w:hAnsi="Roboto"/>
          <w:color w:val="333333"/>
          <w:highlight w:val="white"/>
          <w:rtl w:val="0"/>
        </w:rPr>
        <w:t xml:space="preserve">Rigidbody allows the GameObject to interact with the physics engine, making it move, rotate, and respond to forces like gravity, collisions, and other physical interactions.</w:t>
      </w:r>
    </w:p>
    <w:p w:rsidR="00000000" w:rsidDel="00000000" w:rsidP="00000000" w:rsidRDefault="00000000" w:rsidRPr="00000000" w14:paraId="0000013D">
      <w:pPr>
        <w:numPr>
          <w:ilvl w:val="0"/>
          <w:numId w:val="31"/>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When a GameObject has a Rigidbody component attached, it becomes subject to the laws of physics, and you can apply forces to it or manipulate its position and rotation through physics-based methods.</w:t>
      </w:r>
    </w:p>
    <w:p w:rsidR="00000000" w:rsidDel="00000000" w:rsidP="00000000" w:rsidRDefault="00000000" w:rsidRPr="00000000" w14:paraId="0000013E">
      <w:pPr>
        <w:numPr>
          <w:ilvl w:val="0"/>
          <w:numId w:val="31"/>
        </w:numPr>
        <w:ind w:left="720" w:hanging="360"/>
        <w:rPr>
          <w:rFonts w:ascii="Roboto" w:cs="Roboto" w:eastAsia="Roboto" w:hAnsi="Roboto"/>
          <w:color w:val="333333"/>
          <w:highlight w:val="white"/>
          <w:u w:val="none"/>
        </w:rPr>
      </w:pPr>
      <w:r w:rsidDel="00000000" w:rsidR="00000000" w:rsidRPr="00000000">
        <w:rPr>
          <w:rFonts w:ascii="Roboto" w:cs="Roboto" w:eastAsia="Roboto" w:hAnsi="Roboto"/>
          <w:color w:val="333333"/>
          <w:highlight w:val="white"/>
          <w:rtl w:val="0"/>
        </w:rPr>
        <w:t xml:space="preserve">After adding the Rigidbody, you can adjust its properties in the Inspector, such as:</w:t>
      </w:r>
    </w:p>
    <w:p w:rsidR="00000000" w:rsidDel="00000000" w:rsidP="00000000" w:rsidRDefault="00000000" w:rsidRPr="00000000" w14:paraId="0000013F">
      <w:pPr>
        <w:ind w:left="720" w:firstLine="0"/>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140">
      <w:pPr>
        <w:ind w:left="720" w:firstLine="0"/>
        <w:rPr>
          <w:rFonts w:ascii="Roboto" w:cs="Roboto" w:eastAsia="Roboto" w:hAnsi="Roboto"/>
          <w:color w:val="333333"/>
          <w:highlight w:val="white"/>
        </w:rPr>
      </w:pPr>
      <w:r w:rsidDel="00000000" w:rsidR="00000000" w:rsidRPr="00000000">
        <w:rPr>
          <w:rtl w:val="0"/>
        </w:rPr>
      </w:r>
    </w:p>
    <w:tbl>
      <w:tblPr>
        <w:tblStyle w:val="Table7"/>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5835"/>
        <w:tblGridChange w:id="0">
          <w:tblGrid>
            <w:gridCol w:w="244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ind w:left="720" w:firstLine="0"/>
              <w:rPr>
                <w:rFonts w:ascii="Roboto" w:cs="Roboto" w:eastAsia="Roboto" w:hAnsi="Roboto"/>
                <w:b w:val="1"/>
                <w:color w:val="333333"/>
                <w:sz w:val="28"/>
                <w:szCs w:val="28"/>
                <w:highlight w:val="white"/>
              </w:rPr>
            </w:pPr>
            <w:r w:rsidDel="00000000" w:rsidR="00000000" w:rsidRPr="00000000">
              <w:rPr>
                <w:rFonts w:ascii="Roboto" w:cs="Roboto" w:eastAsia="Roboto" w:hAnsi="Roboto"/>
                <w:b w:val="1"/>
                <w:color w:val="333333"/>
                <w:sz w:val="28"/>
                <w:szCs w:val="28"/>
                <w:highlight w:val="white"/>
                <w:rtl w:val="0"/>
              </w:rPr>
              <w:t xml:space="preserve">Properties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Roboto" w:cs="Roboto" w:eastAsia="Roboto" w:hAnsi="Roboto"/>
                <w:color w:val="333333"/>
                <w:highlight w:val="white"/>
              </w:rPr>
            </w:pPr>
            <w:r w:rsidDel="00000000" w:rsidR="00000000" w:rsidRPr="00000000">
              <w:rPr>
                <w:rFonts w:ascii="Roboto" w:cs="Roboto" w:eastAsia="Roboto" w:hAnsi="Roboto"/>
                <w:b w:val="1"/>
                <w:color w:val="212121"/>
                <w:sz w:val="28"/>
                <w:szCs w:val="28"/>
                <w:highlight w:val="white"/>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mass of the object, which affects how it responds to forces and collisions.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Drag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Air resistance affecting the object's movement.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Angular Drag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Air resistance affecting the object's rotation.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Use Gravity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Determines whether the object is affected by the global gravity setting in Unity.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Is Kinematic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If enabled, the object will not be affected by physics forces and collisions and must be moved manually through scripts.</w:t>
            </w:r>
          </w:p>
        </w:tc>
      </w:tr>
    </w:tbl>
    <w:p w:rsidR="00000000" w:rsidDel="00000000" w:rsidP="00000000" w:rsidRDefault="00000000" w:rsidRPr="00000000" w14:paraId="0000014D">
      <w:pPr>
        <w:ind w:left="720" w:firstLine="0"/>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14E">
      <w:pPr>
        <w:ind w:left="0" w:firstLine="0"/>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14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color w:val="1b2229"/>
          <w:sz w:val="48"/>
          <w:szCs w:val="48"/>
          <w:highlight w:val="white"/>
        </w:rPr>
      </w:pPr>
      <w:bookmarkStart w:colFirst="0" w:colLast="0" w:name="_heading=h.ku21v9ky70w7" w:id="37"/>
      <w:bookmarkEnd w:id="37"/>
      <w:r w:rsidDel="00000000" w:rsidR="00000000" w:rsidRPr="00000000">
        <w:rPr>
          <w:rFonts w:ascii="Roboto" w:cs="Roboto" w:eastAsia="Roboto" w:hAnsi="Roboto"/>
          <w:b w:val="1"/>
          <w:color w:val="1b2229"/>
          <w:sz w:val="48"/>
          <w:szCs w:val="48"/>
          <w:highlight w:val="white"/>
          <w:rtl w:val="0"/>
        </w:rPr>
        <w:t xml:space="preserve">Materials, Shaders &amp; Textures</w:t>
      </w:r>
    </w:p>
    <w:p w:rsidR="00000000" w:rsidDel="00000000" w:rsidP="00000000" w:rsidRDefault="00000000" w:rsidRPr="00000000" w14:paraId="00000150">
      <w:pPr>
        <w:numPr>
          <w:ilvl w:val="0"/>
          <w:numId w:val="20"/>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color w:val="455463"/>
          <w:u w:val="none"/>
        </w:rPr>
      </w:pPr>
      <w:r w:rsidDel="00000000" w:rsidR="00000000" w:rsidRPr="00000000">
        <w:rPr>
          <w:rFonts w:ascii="Roboto" w:cs="Roboto" w:eastAsia="Roboto" w:hAnsi="Roboto"/>
          <w:color w:val="455463"/>
          <w:rtl w:val="0"/>
        </w:rPr>
        <w:t xml:space="preserve">Rendering in Unity is done with </w:t>
      </w:r>
      <w:r w:rsidDel="00000000" w:rsidR="00000000" w:rsidRPr="00000000">
        <w:rPr>
          <w:rFonts w:ascii="Roboto" w:cs="Roboto" w:eastAsia="Roboto" w:hAnsi="Roboto"/>
          <w:b w:val="1"/>
          <w:color w:val="455463"/>
          <w:rtl w:val="0"/>
        </w:rPr>
        <w:t xml:space="preserve">Materials</w:t>
      </w:r>
      <w:r w:rsidDel="00000000" w:rsidR="00000000" w:rsidRPr="00000000">
        <w:rPr>
          <w:rFonts w:ascii="Roboto" w:cs="Roboto" w:eastAsia="Roboto" w:hAnsi="Roboto"/>
          <w:color w:val="455463"/>
          <w:rtl w:val="0"/>
        </w:rPr>
        <w:t xml:space="preserve">, </w:t>
      </w:r>
      <w:r w:rsidDel="00000000" w:rsidR="00000000" w:rsidRPr="00000000">
        <w:rPr>
          <w:rFonts w:ascii="Roboto" w:cs="Roboto" w:eastAsia="Roboto" w:hAnsi="Roboto"/>
          <w:b w:val="1"/>
          <w:color w:val="455463"/>
          <w:rtl w:val="0"/>
        </w:rPr>
        <w:t xml:space="preserve">Shaders</w:t>
      </w:r>
      <w:r w:rsidDel="00000000" w:rsidR="00000000" w:rsidRPr="00000000">
        <w:rPr>
          <w:rFonts w:ascii="Roboto" w:cs="Roboto" w:eastAsia="Roboto" w:hAnsi="Roboto"/>
          <w:color w:val="455463"/>
          <w:rtl w:val="0"/>
        </w:rPr>
        <w:t xml:space="preserve"> and </w:t>
      </w:r>
      <w:r w:rsidDel="00000000" w:rsidR="00000000" w:rsidRPr="00000000">
        <w:rPr>
          <w:rFonts w:ascii="Roboto" w:cs="Roboto" w:eastAsia="Roboto" w:hAnsi="Roboto"/>
          <w:b w:val="1"/>
          <w:color w:val="455463"/>
          <w:rtl w:val="0"/>
        </w:rPr>
        <w:t xml:space="preserve">Textures</w:t>
      </w:r>
      <w:r w:rsidDel="00000000" w:rsidR="00000000" w:rsidRPr="00000000">
        <w:rPr>
          <w:rFonts w:ascii="Roboto" w:cs="Roboto" w:eastAsia="Roboto" w:hAnsi="Roboto"/>
          <w:color w:val="455463"/>
          <w:rtl w:val="0"/>
        </w:rPr>
        <w:t xml:space="preserve">.</w:t>
      </w:r>
    </w:p>
    <w:p w:rsidR="00000000" w:rsidDel="00000000" w:rsidP="00000000" w:rsidRDefault="00000000" w:rsidRPr="00000000" w14:paraId="00000151">
      <w:pPr>
        <w:numPr>
          <w:ilvl w:val="0"/>
          <w:numId w:val="20"/>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color w:val="455463"/>
          <w:u w:val="none"/>
        </w:rPr>
      </w:pPr>
      <w:r w:rsidDel="00000000" w:rsidR="00000000" w:rsidRPr="00000000">
        <w:rPr>
          <w:rFonts w:ascii="Roboto" w:cs="Roboto" w:eastAsia="Roboto" w:hAnsi="Roboto"/>
          <w:color w:val="455463"/>
          <w:rtl w:val="0"/>
        </w:rPr>
        <w:t xml:space="preserve">There is a close relationship between Materials, Shaders and Textures in Unity.</w:t>
      </w:r>
    </w:p>
    <w:p w:rsidR="00000000" w:rsidDel="00000000" w:rsidP="00000000" w:rsidRDefault="00000000" w:rsidRPr="00000000" w14:paraId="00000152">
      <w:pPr>
        <w:numPr>
          <w:ilvl w:val="0"/>
          <w:numId w:val="20"/>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color w:val="455463"/>
        </w:rPr>
      </w:pPr>
      <w:r w:rsidDel="00000000" w:rsidR="00000000" w:rsidRPr="00000000">
        <w:rPr>
          <w:rFonts w:ascii="Roboto" w:cs="Roboto" w:eastAsia="Roboto" w:hAnsi="Roboto"/>
          <w:b w:val="1"/>
          <w:color w:val="455463"/>
          <w:rtl w:val="0"/>
        </w:rPr>
        <w:t xml:space="preserve">Materials</w:t>
      </w:r>
      <w:r w:rsidDel="00000000" w:rsidR="00000000" w:rsidRPr="00000000">
        <w:rPr>
          <w:rFonts w:ascii="Roboto" w:cs="Roboto" w:eastAsia="Roboto" w:hAnsi="Roboto"/>
          <w:color w:val="455463"/>
          <w:rtl w:val="0"/>
        </w:rPr>
        <w:t xml:space="preserve"> are definitions of how a surface should be rendered, including references to textures used, tiling information, colour tints and more. The available options for a material depend on which shader the material is using.</w:t>
      </w:r>
    </w:p>
    <w:p w:rsidR="00000000" w:rsidDel="00000000" w:rsidP="00000000" w:rsidRDefault="00000000" w:rsidRPr="00000000" w14:paraId="00000153">
      <w:pPr>
        <w:numPr>
          <w:ilvl w:val="0"/>
          <w:numId w:val="20"/>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color w:val="455463"/>
        </w:rPr>
      </w:pPr>
      <w:r w:rsidDel="00000000" w:rsidR="00000000" w:rsidRPr="00000000">
        <w:rPr>
          <w:rFonts w:ascii="Roboto" w:cs="Roboto" w:eastAsia="Roboto" w:hAnsi="Roboto"/>
          <w:b w:val="1"/>
          <w:color w:val="455463"/>
          <w:rtl w:val="0"/>
        </w:rPr>
        <w:t xml:space="preserve">Shaders</w:t>
      </w:r>
      <w:r w:rsidDel="00000000" w:rsidR="00000000" w:rsidRPr="00000000">
        <w:rPr>
          <w:rFonts w:ascii="Roboto" w:cs="Roboto" w:eastAsia="Roboto" w:hAnsi="Roboto"/>
          <w:color w:val="455463"/>
          <w:rtl w:val="0"/>
        </w:rPr>
        <w:t xml:space="preserve"> are small scripts that contain the mathematical calculations and algorithms for calculating the colour of each pixel rendered, based on the lighting input and the Material configuration.</w:t>
      </w:r>
    </w:p>
    <w:p w:rsidR="00000000" w:rsidDel="00000000" w:rsidP="00000000" w:rsidRDefault="00000000" w:rsidRPr="00000000" w14:paraId="00000154">
      <w:pPr>
        <w:numPr>
          <w:ilvl w:val="0"/>
          <w:numId w:val="20"/>
        </w:numPr>
        <w:pBdr>
          <w:top w:color="auto" w:space="0" w:sz="0" w:val="none"/>
          <w:left w:color="auto" w:space="0" w:sz="0" w:val="none"/>
          <w:bottom w:color="auto" w:space="0" w:sz="0" w:val="none"/>
          <w:right w:color="auto" w:space="0" w:sz="0" w:val="none"/>
          <w:between w:color="auto" w:space="0" w:sz="0" w:val="none"/>
        </w:pBdr>
        <w:spacing w:after="220" w:lineRule="auto"/>
        <w:ind w:left="720" w:hanging="360"/>
        <w:rPr>
          <w:rFonts w:ascii="Roboto" w:cs="Roboto" w:eastAsia="Roboto" w:hAnsi="Roboto"/>
          <w:color w:val="455463"/>
        </w:rPr>
      </w:pPr>
      <w:r w:rsidDel="00000000" w:rsidR="00000000" w:rsidRPr="00000000">
        <w:rPr>
          <w:rFonts w:ascii="Roboto" w:cs="Roboto" w:eastAsia="Roboto" w:hAnsi="Roboto"/>
          <w:b w:val="1"/>
          <w:color w:val="455463"/>
          <w:rtl w:val="0"/>
        </w:rPr>
        <w:t xml:space="preserve">Textures</w:t>
      </w:r>
      <w:r w:rsidDel="00000000" w:rsidR="00000000" w:rsidRPr="00000000">
        <w:rPr>
          <w:rFonts w:ascii="Roboto" w:cs="Roboto" w:eastAsia="Roboto" w:hAnsi="Roboto"/>
          <w:color w:val="455463"/>
          <w:rtl w:val="0"/>
        </w:rPr>
        <w:t xml:space="preserve"> are bitmap images. A Material may contain references to textures, so that the Material’s shader can use the textures while calculating the surface colour of an object. In addition to basic colour (albedo) of an object's surface, textures can represent many other aspects of a material’s surface such as its reflectivity or roughness.</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220" w:lineRule="auto"/>
        <w:ind w:left="0" w:firstLine="0"/>
        <w:rPr>
          <w:rFonts w:ascii="Roboto" w:cs="Roboto" w:eastAsia="Roboto" w:hAnsi="Roboto"/>
          <w:color w:val="455463"/>
        </w:rPr>
      </w:pPr>
      <w:r w:rsidDel="00000000" w:rsidR="00000000" w:rsidRPr="00000000">
        <w:rPr>
          <w:rtl w:val="0"/>
        </w:rPr>
      </w:r>
    </w:p>
    <w:p w:rsidR="00000000" w:rsidDel="00000000" w:rsidP="00000000" w:rsidRDefault="00000000" w:rsidRPr="00000000" w14:paraId="0000015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color w:val="1b2229"/>
          <w:sz w:val="48"/>
          <w:szCs w:val="48"/>
        </w:rPr>
      </w:pPr>
      <w:bookmarkStart w:colFirst="0" w:colLast="0" w:name="_heading=h.djaf59b1fcuc" w:id="38"/>
      <w:bookmarkEnd w:id="38"/>
      <w:r w:rsidDel="00000000" w:rsidR="00000000" w:rsidRPr="00000000">
        <w:rPr>
          <w:rFonts w:ascii="Roboto" w:cs="Roboto" w:eastAsia="Roboto" w:hAnsi="Roboto"/>
          <w:b w:val="1"/>
          <w:color w:val="1b2229"/>
          <w:sz w:val="48"/>
          <w:szCs w:val="48"/>
          <w:rtl w:val="0"/>
        </w:rPr>
        <w:t xml:space="preserve">Physic Material</w:t>
      </w:r>
    </w:p>
    <w:p w:rsidR="00000000" w:rsidDel="00000000" w:rsidP="00000000" w:rsidRDefault="00000000" w:rsidRPr="00000000" w14:paraId="00000157">
      <w:pPr>
        <w:numPr>
          <w:ilvl w:val="0"/>
          <w:numId w:val="35"/>
        </w:numPr>
        <w:ind w:left="720" w:hanging="360"/>
        <w:rPr>
          <w:color w:val="455463"/>
        </w:rPr>
      </w:pPr>
      <w:r w:rsidDel="00000000" w:rsidR="00000000" w:rsidRPr="00000000">
        <w:rPr>
          <w:rFonts w:ascii="Roboto" w:cs="Roboto" w:eastAsia="Roboto" w:hAnsi="Roboto"/>
          <w:color w:val="455463"/>
          <w:rtl w:val="0"/>
        </w:rPr>
        <w:t xml:space="preserve">The </w:t>
      </w:r>
      <w:r w:rsidDel="00000000" w:rsidR="00000000" w:rsidRPr="00000000">
        <w:rPr>
          <w:rFonts w:ascii="Roboto" w:cs="Roboto" w:eastAsia="Roboto" w:hAnsi="Roboto"/>
          <w:b w:val="1"/>
          <w:color w:val="455463"/>
          <w:rtl w:val="0"/>
        </w:rPr>
        <w:t xml:space="preserve">Physic Material</w:t>
      </w:r>
      <w:r w:rsidDel="00000000" w:rsidR="00000000" w:rsidRPr="00000000">
        <w:rPr>
          <w:rFonts w:ascii="Roboto" w:cs="Roboto" w:eastAsia="Roboto" w:hAnsi="Roboto"/>
          <w:color w:val="455463"/>
          <w:rtl w:val="0"/>
        </w:rPr>
        <w:t xml:space="preserve"> is used to adjust friction and bouncing effects of colliding objects.</w:t>
      </w:r>
    </w:p>
    <w:p w:rsidR="00000000" w:rsidDel="00000000" w:rsidP="00000000" w:rsidRDefault="00000000" w:rsidRPr="00000000" w14:paraId="00000158">
      <w:pPr>
        <w:numPr>
          <w:ilvl w:val="0"/>
          <w:numId w:val="35"/>
        </w:numPr>
        <w:ind w:left="720" w:hanging="360"/>
        <w:rPr>
          <w:rFonts w:ascii="Roboto" w:cs="Roboto" w:eastAsia="Roboto" w:hAnsi="Roboto"/>
          <w:color w:val="455463"/>
        </w:rPr>
      </w:pPr>
      <w:r w:rsidDel="00000000" w:rsidR="00000000" w:rsidRPr="00000000">
        <w:rPr>
          <w:rFonts w:ascii="Roboto" w:cs="Roboto" w:eastAsia="Roboto" w:hAnsi="Roboto"/>
          <w:color w:val="455463"/>
          <w:rtl w:val="0"/>
        </w:rPr>
        <w:t xml:space="preserve">To create a Physic Material select </w:t>
      </w:r>
      <w:r w:rsidDel="00000000" w:rsidR="00000000" w:rsidRPr="00000000">
        <w:rPr>
          <w:rFonts w:ascii="Roboto" w:cs="Roboto" w:eastAsia="Roboto" w:hAnsi="Roboto"/>
          <w:b w:val="1"/>
          <w:color w:val="455463"/>
          <w:rtl w:val="0"/>
        </w:rPr>
        <w:t xml:space="preserve">Assets &gt; Create &gt; Physic Material</w:t>
      </w:r>
      <w:r w:rsidDel="00000000" w:rsidR="00000000" w:rsidRPr="00000000">
        <w:rPr>
          <w:rFonts w:ascii="Roboto" w:cs="Roboto" w:eastAsia="Roboto" w:hAnsi="Roboto"/>
          <w:color w:val="455463"/>
          <w:rtl w:val="0"/>
        </w:rPr>
        <w:t xml:space="preserve"> from the menu bar. Then drag the Physic Material from the Project View onto a </w:t>
      </w:r>
      <w:r w:rsidDel="00000000" w:rsidR="00000000" w:rsidRPr="00000000">
        <w:rPr>
          <w:rFonts w:ascii="Roboto" w:cs="Roboto" w:eastAsia="Roboto" w:hAnsi="Roboto"/>
          <w:b w:val="1"/>
          <w:color w:val="455463"/>
          <w:rtl w:val="0"/>
        </w:rPr>
        <w:t xml:space="preserve">Collider</w:t>
      </w:r>
      <w:r w:rsidDel="00000000" w:rsidR="00000000" w:rsidRPr="00000000">
        <w:rPr>
          <w:rFonts w:ascii="Roboto" w:cs="Roboto" w:eastAsia="Roboto" w:hAnsi="Roboto"/>
          <w:color w:val="455463"/>
          <w:rtl w:val="0"/>
        </w:rPr>
        <w:t xml:space="preserve"> in the scene.</w:t>
      </w:r>
    </w:p>
    <w:p w:rsidR="00000000" w:rsidDel="00000000" w:rsidP="00000000" w:rsidRDefault="00000000" w:rsidRPr="00000000" w14:paraId="00000159">
      <w:pPr>
        <w:rPr>
          <w:rFonts w:ascii="Roboto" w:cs="Roboto" w:eastAsia="Roboto" w:hAnsi="Roboto"/>
          <w:color w:val="455463"/>
        </w:rPr>
      </w:pPr>
      <w:r w:rsidDel="00000000" w:rsidR="00000000" w:rsidRPr="00000000">
        <w:rPr>
          <w:rFonts w:ascii="Roboto" w:cs="Roboto" w:eastAsia="Roboto" w:hAnsi="Roboto"/>
          <w:color w:val="455463"/>
          <w:rtl w:val="0"/>
        </w:rPr>
        <w:t xml:space="preserve">                                        </w:t>
      </w:r>
      <w:r w:rsidDel="00000000" w:rsidR="00000000" w:rsidRPr="00000000">
        <w:rPr>
          <w:rFonts w:ascii="Roboto" w:cs="Roboto" w:eastAsia="Roboto" w:hAnsi="Roboto"/>
          <w:color w:val="455463"/>
        </w:rPr>
        <w:drawing>
          <wp:inline distB="114300" distT="114300" distL="114300" distR="114300">
            <wp:extent cx="2619375" cy="1428750"/>
            <wp:effectExtent b="0" l="0" r="0" t="0"/>
            <wp:docPr id="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6193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15"/>
        </w:numPr>
        <w:ind w:left="720" w:hanging="360"/>
        <w:rPr>
          <w:color w:val="455463"/>
          <w:sz w:val="21"/>
          <w:szCs w:val="21"/>
          <w:u w:val="none"/>
        </w:rPr>
      </w:pPr>
      <w:r w:rsidDel="00000000" w:rsidR="00000000" w:rsidRPr="00000000">
        <w:rPr>
          <w:color w:val="455463"/>
          <w:sz w:val="21"/>
          <w:szCs w:val="21"/>
          <w:rtl w:val="0"/>
        </w:rPr>
        <w:t xml:space="preserve">Friction is the quantity which prevents surfaces from sliding off each other.</w:t>
      </w:r>
    </w:p>
    <w:p w:rsidR="00000000" w:rsidDel="00000000" w:rsidP="00000000" w:rsidRDefault="00000000" w:rsidRPr="00000000" w14:paraId="0000015B">
      <w:pPr>
        <w:numPr>
          <w:ilvl w:val="0"/>
          <w:numId w:val="15"/>
        </w:numPr>
        <w:ind w:left="720" w:hanging="360"/>
        <w:rPr>
          <w:color w:val="455463"/>
          <w:sz w:val="21"/>
          <w:szCs w:val="21"/>
          <w:u w:val="none"/>
        </w:rPr>
      </w:pPr>
      <w:r w:rsidDel="00000000" w:rsidR="00000000" w:rsidRPr="00000000">
        <w:rPr>
          <w:b w:val="1"/>
          <w:color w:val="455463"/>
          <w:sz w:val="21"/>
          <w:szCs w:val="21"/>
          <w:rtl w:val="0"/>
        </w:rPr>
        <w:t xml:space="preserve">Bounciness:=</w:t>
      </w:r>
      <w:r w:rsidDel="00000000" w:rsidR="00000000" w:rsidRPr="00000000">
        <w:rPr>
          <w:rFonts w:ascii="Roboto" w:cs="Roboto" w:eastAsia="Roboto" w:hAnsi="Roboto"/>
          <w:color w:val="455463"/>
          <w:rtl w:val="0"/>
        </w:rPr>
        <w:t xml:space="preserve">How bouncy is the surface? A value of 0 will not bounce. A value of 1 will bounce without any loss of energy.</w:t>
      </w:r>
    </w:p>
    <w:p w:rsidR="00000000" w:rsidDel="00000000" w:rsidP="00000000" w:rsidRDefault="00000000" w:rsidRPr="00000000" w14:paraId="0000015C">
      <w:pPr>
        <w:ind w:left="720" w:firstLine="0"/>
        <w:rPr>
          <w:rFonts w:ascii="Roboto" w:cs="Roboto" w:eastAsia="Roboto" w:hAnsi="Roboto"/>
          <w:color w:val="455463"/>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color w:val="1b2229"/>
          <w:sz w:val="48"/>
          <w:szCs w:val="48"/>
          <w:highlight w:val="white"/>
        </w:rPr>
      </w:pPr>
      <w:bookmarkStart w:colFirst="0" w:colLast="0" w:name="_heading=h.e1u6qgbixflc" w:id="39"/>
      <w:bookmarkEnd w:id="39"/>
      <w:r w:rsidDel="00000000" w:rsidR="00000000" w:rsidRPr="00000000">
        <w:rPr>
          <w:rFonts w:ascii="Roboto" w:cs="Roboto" w:eastAsia="Roboto" w:hAnsi="Roboto"/>
          <w:b w:val="1"/>
          <w:color w:val="1b2229"/>
          <w:sz w:val="48"/>
          <w:szCs w:val="48"/>
          <w:highlight w:val="white"/>
          <w:rtl w:val="0"/>
        </w:rPr>
        <w:t xml:space="preserve">Trail Renderer</w:t>
      </w:r>
    </w:p>
    <w:p w:rsidR="00000000" w:rsidDel="00000000" w:rsidP="00000000" w:rsidRDefault="00000000" w:rsidRPr="00000000" w14:paraId="0000015F">
      <w:pPr>
        <w:numPr>
          <w:ilvl w:val="0"/>
          <w:numId w:val="42"/>
        </w:numPr>
        <w:ind w:left="720" w:hanging="360"/>
        <w:rPr>
          <w:rFonts w:ascii="Roboto" w:cs="Roboto" w:eastAsia="Roboto" w:hAnsi="Roboto"/>
          <w:color w:val="455463"/>
          <w:u w:val="none"/>
        </w:rPr>
      </w:pPr>
      <w:r w:rsidDel="00000000" w:rsidR="00000000" w:rsidRPr="00000000">
        <w:rPr>
          <w:rFonts w:ascii="Roboto" w:cs="Roboto" w:eastAsia="Roboto" w:hAnsi="Roboto"/>
          <w:color w:val="455463"/>
          <w:rtl w:val="0"/>
        </w:rPr>
        <w:t xml:space="preserve">The trail renderer is used to make trails behind objects in the Scene as they move about.</w:t>
      </w:r>
    </w:p>
    <w:p w:rsidR="00000000" w:rsidDel="00000000" w:rsidP="00000000" w:rsidRDefault="00000000" w:rsidRPr="00000000" w14:paraId="00000160">
      <w:pPr>
        <w:numPr>
          <w:ilvl w:val="0"/>
          <w:numId w:val="42"/>
        </w:numPr>
        <w:ind w:left="720" w:hanging="360"/>
        <w:rPr>
          <w:rFonts w:ascii="Roboto" w:cs="Roboto" w:eastAsia="Roboto" w:hAnsi="Roboto"/>
          <w:color w:val="455463"/>
        </w:rPr>
      </w:pPr>
      <w:r w:rsidDel="00000000" w:rsidR="00000000" w:rsidRPr="00000000">
        <w:rPr>
          <w:rFonts w:ascii="Roboto" w:cs="Roboto" w:eastAsia="Roboto" w:hAnsi="Roboto"/>
          <w:color w:val="455463"/>
          <w:rtl w:val="0"/>
        </w:rPr>
        <w:t xml:space="preserve">The </w:t>
      </w:r>
      <w:r w:rsidDel="00000000" w:rsidR="00000000" w:rsidRPr="00000000">
        <w:rPr>
          <w:rFonts w:ascii="Roboto" w:cs="Roboto" w:eastAsia="Roboto" w:hAnsi="Roboto"/>
          <w:b w:val="1"/>
          <w:color w:val="455463"/>
          <w:rtl w:val="0"/>
        </w:rPr>
        <w:t xml:space="preserve">Trail Renderer</w:t>
      </w:r>
      <w:r w:rsidDel="00000000" w:rsidR="00000000" w:rsidRPr="00000000">
        <w:rPr>
          <w:rFonts w:ascii="Roboto" w:cs="Roboto" w:eastAsia="Roboto" w:hAnsi="Roboto"/>
          <w:color w:val="455463"/>
          <w:rtl w:val="0"/>
        </w:rPr>
        <w:t xml:space="preserve"> component renders a trail of polygons behind a moving </w:t>
      </w:r>
      <w:r w:rsidDel="00000000" w:rsidR="00000000" w:rsidRPr="00000000">
        <w:rPr>
          <w:rFonts w:ascii="Roboto" w:cs="Roboto" w:eastAsia="Roboto" w:hAnsi="Roboto"/>
          <w:b w:val="1"/>
          <w:color w:val="455463"/>
          <w:rtl w:val="0"/>
        </w:rPr>
        <w:t xml:space="preserve">GameObject</w:t>
      </w:r>
      <w:r w:rsidDel="00000000" w:rsidR="00000000" w:rsidRPr="00000000">
        <w:rPr>
          <w:rFonts w:ascii="Roboto" w:cs="Roboto" w:eastAsia="Roboto" w:hAnsi="Roboto"/>
          <w:color w:val="444444"/>
          <w:highlight w:val="white"/>
          <w:rtl w:val="0"/>
        </w:rPr>
        <w:t xml:space="preserve">.</w:t>
      </w:r>
      <w:r w:rsidDel="00000000" w:rsidR="00000000" w:rsidRPr="00000000">
        <w:rPr>
          <w:rFonts w:ascii="Roboto" w:cs="Roboto" w:eastAsia="Roboto" w:hAnsi="Roboto"/>
          <w:color w:val="455463"/>
          <w:rtl w:val="0"/>
        </w:rPr>
        <w:t xml:space="preserve"> over time. This can be used to give an emphasised feeling of motion to a moving object, or to highlight the path or position of moving objects.</w:t>
      </w:r>
    </w:p>
    <w:p w:rsidR="00000000" w:rsidDel="00000000" w:rsidP="00000000" w:rsidRDefault="00000000" w:rsidRPr="00000000" w14:paraId="00000161">
      <w:pPr>
        <w:ind w:left="720" w:firstLine="0"/>
        <w:rPr>
          <w:rFonts w:ascii="Roboto" w:cs="Roboto" w:eastAsia="Roboto" w:hAnsi="Roboto"/>
          <w:color w:val="455463"/>
        </w:rPr>
      </w:pPr>
      <w:r w:rsidDel="00000000" w:rsidR="00000000" w:rsidRPr="00000000">
        <w:rPr>
          <w:rFonts w:ascii="Roboto" w:cs="Roboto" w:eastAsia="Roboto" w:hAnsi="Roboto"/>
          <w:color w:val="455463"/>
          <w:rtl w:val="0"/>
        </w:rPr>
        <w:t xml:space="preserve">                                 </w:t>
      </w:r>
      <w:r w:rsidDel="00000000" w:rsidR="00000000" w:rsidRPr="00000000">
        <w:rPr>
          <w:rFonts w:ascii="Roboto" w:cs="Roboto" w:eastAsia="Roboto" w:hAnsi="Roboto"/>
          <w:color w:val="455463"/>
        </w:rPr>
        <w:drawing>
          <wp:inline distB="114300" distT="114300" distL="114300" distR="114300">
            <wp:extent cx="2181225" cy="2095500"/>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1812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color w:val="1b2229"/>
          <w:sz w:val="46"/>
          <w:szCs w:val="46"/>
        </w:rPr>
      </w:pPr>
      <w:bookmarkStart w:colFirst="0" w:colLast="0" w:name="_heading=h.ym843lvjz6i5" w:id="40"/>
      <w:bookmarkEnd w:id="40"/>
      <w:r w:rsidDel="00000000" w:rsidR="00000000" w:rsidRPr="00000000">
        <w:rPr>
          <w:rtl w:val="0"/>
        </w:rPr>
      </w:r>
    </w:p>
    <w:p w:rsidR="00000000" w:rsidDel="00000000" w:rsidP="00000000" w:rsidRDefault="00000000" w:rsidRPr="00000000" w14:paraId="0000016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Roboto" w:cs="Roboto" w:eastAsia="Roboto" w:hAnsi="Roboto"/>
          <w:b w:val="1"/>
          <w:color w:val="1b2229"/>
          <w:sz w:val="46"/>
          <w:szCs w:val="46"/>
        </w:rPr>
      </w:pPr>
      <w:bookmarkStart w:colFirst="0" w:colLast="0" w:name="_heading=h.dti4w0681m7r" w:id="41"/>
      <w:bookmarkEnd w:id="41"/>
      <w:r w:rsidDel="00000000" w:rsidR="00000000" w:rsidRPr="00000000">
        <w:rPr>
          <w:rFonts w:ascii="Roboto" w:cs="Roboto" w:eastAsia="Roboto" w:hAnsi="Roboto"/>
          <w:b w:val="1"/>
          <w:color w:val="1b2229"/>
          <w:sz w:val="46"/>
          <w:szCs w:val="46"/>
          <w:rtl w:val="0"/>
        </w:rPr>
        <w:t xml:space="preserve">Line Renderer</w:t>
      </w:r>
    </w:p>
    <w:p w:rsidR="00000000" w:rsidDel="00000000" w:rsidP="00000000" w:rsidRDefault="00000000" w:rsidRPr="00000000" w14:paraId="00000164">
      <w:pPr>
        <w:numPr>
          <w:ilvl w:val="0"/>
          <w:numId w:val="19"/>
        </w:numPr>
        <w:ind w:left="720" w:hanging="360"/>
        <w:rPr>
          <w:rFonts w:ascii="Roboto" w:cs="Roboto" w:eastAsia="Roboto" w:hAnsi="Roboto"/>
          <w:u w:val="none"/>
        </w:rPr>
      </w:pPr>
      <w:r w:rsidDel="00000000" w:rsidR="00000000" w:rsidRPr="00000000">
        <w:rPr>
          <w:rFonts w:ascii="Roboto" w:cs="Roboto" w:eastAsia="Roboto" w:hAnsi="Roboto"/>
          <w:color w:val="212121"/>
          <w:rtl w:val="0"/>
        </w:rPr>
        <w:t xml:space="preserve">The </w:t>
      </w:r>
      <w:r w:rsidDel="00000000" w:rsidR="00000000" w:rsidRPr="00000000">
        <w:rPr>
          <w:rFonts w:ascii="Roboto" w:cs="Roboto" w:eastAsia="Roboto" w:hAnsi="Roboto"/>
          <w:b w:val="1"/>
          <w:color w:val="212121"/>
          <w:rtl w:val="0"/>
        </w:rPr>
        <w:t xml:space="preserve">Line Renderer</w:t>
      </w:r>
      <w:r w:rsidDel="00000000" w:rsidR="00000000" w:rsidRPr="00000000">
        <w:rPr>
          <w:rFonts w:ascii="Roboto" w:cs="Roboto" w:eastAsia="Roboto" w:hAnsi="Roboto"/>
          <w:color w:val="212121"/>
          <w:rtl w:val="0"/>
        </w:rPr>
        <w:t xml:space="preserve"> component takes an array of two or more points in 3D space, and draws a straight line between each one.</w:t>
      </w:r>
    </w:p>
    <w:p w:rsidR="00000000" w:rsidDel="00000000" w:rsidP="00000000" w:rsidRDefault="00000000" w:rsidRPr="00000000" w14:paraId="00000165">
      <w:pPr>
        <w:numPr>
          <w:ilvl w:val="0"/>
          <w:numId w:val="19"/>
        </w:numPr>
        <w:ind w:left="720" w:hanging="360"/>
        <w:rPr>
          <w:rFonts w:ascii="Roboto" w:cs="Roboto" w:eastAsia="Roboto" w:hAnsi="Roboto"/>
          <w:color w:val="212121"/>
        </w:rPr>
      </w:pPr>
      <w:r w:rsidDel="00000000" w:rsidR="00000000" w:rsidRPr="00000000">
        <w:rPr>
          <w:rFonts w:ascii="Roboto" w:cs="Roboto" w:eastAsia="Roboto" w:hAnsi="Roboto"/>
          <w:color w:val="212121"/>
          <w:rtl w:val="0"/>
        </w:rPr>
        <w:t xml:space="preserve">The line renderer is used to draw free-floating lines in 3D space</w:t>
      </w: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166">
      <w:pPr>
        <w:numPr>
          <w:ilvl w:val="0"/>
          <w:numId w:val="19"/>
        </w:numPr>
        <w:ind w:left="720" w:hanging="360"/>
        <w:rPr>
          <w:rFonts w:ascii="Roboto" w:cs="Roboto" w:eastAsia="Roboto" w:hAnsi="Roboto"/>
          <w:color w:val="212121"/>
        </w:rPr>
      </w:pPr>
      <w:r w:rsidDel="00000000" w:rsidR="00000000" w:rsidRPr="00000000">
        <w:rPr>
          <w:rFonts w:ascii="Roboto" w:cs="Roboto" w:eastAsia="Roboto" w:hAnsi="Roboto"/>
          <w:color w:val="212121"/>
          <w:rtl w:val="0"/>
        </w:rPr>
        <w:t xml:space="preserve">A single Line Renderer component can therefore be used to draw anything from a simple straight line to a complex spiral.</w:t>
      </w:r>
    </w:p>
    <w:p w:rsidR="00000000" w:rsidDel="00000000" w:rsidP="00000000" w:rsidRDefault="00000000" w:rsidRPr="00000000" w14:paraId="00000167">
      <w:pPr>
        <w:numPr>
          <w:ilvl w:val="0"/>
          <w:numId w:val="19"/>
        </w:numPr>
        <w:ind w:left="720" w:hanging="360"/>
        <w:rPr>
          <w:rFonts w:ascii="Roboto" w:cs="Roboto" w:eastAsia="Roboto" w:hAnsi="Roboto"/>
          <w:color w:val="212121"/>
        </w:rPr>
      </w:pPr>
      <w:r w:rsidDel="00000000" w:rsidR="00000000" w:rsidRPr="00000000">
        <w:rPr>
          <w:rFonts w:ascii="Roboto" w:cs="Roboto" w:eastAsia="Roboto" w:hAnsi="Roboto"/>
          <w:color w:val="212121"/>
          <w:highlight w:val="white"/>
          <w:rtl w:val="0"/>
        </w:rPr>
        <w:t xml:space="preserve">Line renderer can also help in targeting systems where you want to draw a raycast of where a bullet might shoot to in a first person game.</w:t>
      </w:r>
    </w:p>
    <w:p w:rsidR="00000000" w:rsidDel="00000000" w:rsidP="00000000" w:rsidRDefault="00000000" w:rsidRPr="00000000" w14:paraId="00000168">
      <w:pPr>
        <w:ind w:left="720" w:firstLine="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                    </w:t>
      </w:r>
      <w:r w:rsidDel="00000000" w:rsidR="00000000" w:rsidRPr="00000000">
        <w:rPr>
          <w:rFonts w:ascii="Roboto" w:cs="Roboto" w:eastAsia="Roboto" w:hAnsi="Roboto"/>
          <w:color w:val="212121"/>
          <w:highlight w:val="white"/>
        </w:rPr>
        <w:drawing>
          <wp:inline distB="114300" distT="114300" distL="114300" distR="114300">
            <wp:extent cx="3305175" cy="1381125"/>
            <wp:effectExtent b="0" l="0" r="0" t="0"/>
            <wp:docPr id="2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3051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720" w:firstLine="0"/>
        <w:rPr>
          <w:rFonts w:ascii="Roboto" w:cs="Roboto" w:eastAsia="Roboto" w:hAnsi="Roboto"/>
          <w:color w:val="455463"/>
        </w:rPr>
      </w:pPr>
      <w:r w:rsidDel="00000000" w:rsidR="00000000" w:rsidRPr="00000000">
        <w:rPr>
          <w:rtl w:val="0"/>
        </w:rPr>
      </w:r>
    </w:p>
    <w:p w:rsidR="00000000" w:rsidDel="00000000" w:rsidP="00000000" w:rsidRDefault="00000000" w:rsidRPr="00000000" w14:paraId="0000016A">
      <w:pPr>
        <w:ind w:left="0" w:firstLine="0"/>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1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40" w:lineRule="auto"/>
        <w:rPr>
          <w:rFonts w:ascii="Roboto" w:cs="Roboto" w:eastAsia="Roboto" w:hAnsi="Roboto"/>
          <w:b w:val="1"/>
          <w:color w:val="1b2229"/>
          <w:sz w:val="48"/>
          <w:szCs w:val="48"/>
          <w:highlight w:val="white"/>
        </w:rPr>
      </w:pPr>
      <w:bookmarkStart w:colFirst="0" w:colLast="0" w:name="_heading=h.d2wppbxck25a" w:id="42"/>
      <w:bookmarkEnd w:id="42"/>
      <w:r w:rsidDel="00000000" w:rsidR="00000000" w:rsidRPr="00000000">
        <w:rPr>
          <w:rFonts w:ascii="Roboto" w:cs="Roboto" w:eastAsia="Roboto" w:hAnsi="Roboto"/>
          <w:b w:val="1"/>
          <w:color w:val="1b2229"/>
          <w:sz w:val="48"/>
          <w:szCs w:val="48"/>
          <w:highlight w:val="white"/>
          <w:rtl w:val="0"/>
        </w:rPr>
        <w:t xml:space="preserve">StartCoroutine</w:t>
      </w:r>
    </w:p>
    <w:p w:rsidR="00000000" w:rsidDel="00000000" w:rsidP="00000000" w:rsidRDefault="00000000" w:rsidRPr="00000000" w14:paraId="0000016C">
      <w:pPr>
        <w:numPr>
          <w:ilvl w:val="0"/>
          <w:numId w:val="7"/>
        </w:numPr>
        <w:ind w:left="720" w:hanging="360"/>
        <w:rPr>
          <w:rFonts w:ascii="Roboto" w:cs="Roboto" w:eastAsia="Roboto" w:hAnsi="Roboto"/>
          <w:u w:val="none"/>
        </w:rPr>
      </w:pPr>
      <w:r w:rsidDel="00000000" w:rsidR="00000000" w:rsidRPr="00000000">
        <w:rPr>
          <w:rFonts w:ascii="Roboto" w:cs="Roboto" w:eastAsia="Roboto" w:hAnsi="Roboto"/>
          <w:color w:val="455463"/>
          <w:rtl w:val="0"/>
        </w:rPr>
        <w:t xml:space="preserve">The execution of a coroutine can be paused at any point using the yield statement. When a yield statement is used, the coroutine pauses execution and automatically resumes at the next frame. See the </w:t>
      </w:r>
      <w:r w:rsidDel="00000000" w:rsidR="00000000" w:rsidRPr="00000000">
        <w:rPr>
          <w:rFonts w:ascii="Roboto" w:cs="Roboto" w:eastAsia="Roboto" w:hAnsi="Roboto"/>
          <w:color w:val="455463"/>
          <w:rtl w:val="0"/>
        </w:rPr>
        <w:t xml:space="preserve">Coroutines</w:t>
      </w:r>
      <w:r w:rsidDel="00000000" w:rsidR="00000000" w:rsidRPr="00000000">
        <w:rPr>
          <w:rFonts w:ascii="Roboto" w:cs="Roboto" w:eastAsia="Roboto" w:hAnsi="Roboto"/>
          <w:color w:val="455463"/>
          <w:rtl w:val="0"/>
        </w:rPr>
        <w:t xml:space="preserve"> documentation for more details.</w:t>
      </w:r>
    </w:p>
    <w:p w:rsidR="00000000" w:rsidDel="00000000" w:rsidP="00000000" w:rsidRDefault="00000000" w:rsidRPr="00000000" w14:paraId="0000016D">
      <w:pPr>
        <w:numPr>
          <w:ilvl w:val="0"/>
          <w:numId w:val="7"/>
        </w:numPr>
        <w:ind w:left="720" w:hanging="360"/>
        <w:rPr>
          <w:rFonts w:ascii="Roboto" w:cs="Roboto" w:eastAsia="Roboto" w:hAnsi="Roboto"/>
          <w:color w:val="455463"/>
        </w:rPr>
      </w:pPr>
      <w:r w:rsidDel="00000000" w:rsidR="00000000" w:rsidRPr="00000000">
        <w:rPr>
          <w:rFonts w:ascii="Roboto" w:cs="Roboto" w:eastAsia="Roboto" w:hAnsi="Roboto"/>
          <w:color w:val="455463"/>
          <w:rtl w:val="0"/>
        </w:rPr>
        <w:t xml:space="preserve">Coroutines are excellent when modelling behaviour over several frames. The StartCoroutine method returns upon the first yield return, however you can yield the result, which waits until the coroutine has finished execution. There is no guarantee coroutines end in the same order they started, even if they finish in the same frame.</w:t>
      </w:r>
    </w:p>
    <w:p w:rsidR="00000000" w:rsidDel="00000000" w:rsidP="00000000" w:rsidRDefault="00000000" w:rsidRPr="00000000" w14:paraId="0000016E">
      <w:pPr>
        <w:numPr>
          <w:ilvl w:val="0"/>
          <w:numId w:val="7"/>
        </w:numPr>
        <w:ind w:left="720" w:hanging="360"/>
        <w:rPr>
          <w:rFonts w:ascii="Roboto" w:cs="Roboto" w:eastAsia="Roboto" w:hAnsi="Roboto"/>
          <w:color w:val="455463"/>
        </w:rPr>
      </w:pPr>
      <w:r w:rsidDel="00000000" w:rsidR="00000000" w:rsidRPr="00000000">
        <w:rPr>
          <w:rFonts w:ascii="Roboto" w:cs="Roboto" w:eastAsia="Roboto" w:hAnsi="Roboto"/>
          <w:color w:val="455463"/>
          <w:rtl w:val="0"/>
        </w:rPr>
        <w:t xml:space="preserve">Yielding of any type, including null, results in the execution coming back on a later frame, unless the coroutine is stopped or has completed.</w:t>
      </w:r>
    </w:p>
    <w:p w:rsidR="00000000" w:rsidDel="00000000" w:rsidP="00000000" w:rsidRDefault="00000000" w:rsidRPr="00000000" w14:paraId="0000016F">
      <w:pPr>
        <w:ind w:left="1440" w:firstLine="0"/>
        <w:rPr>
          <w:rFonts w:ascii="Courier New" w:cs="Courier New" w:eastAsia="Courier New" w:hAnsi="Courier New"/>
          <w:color w:val="424242"/>
          <w:sz w:val="21"/>
          <w:szCs w:val="21"/>
        </w:rPr>
      </w:pPr>
      <w:r w:rsidDel="00000000" w:rsidR="00000000" w:rsidRPr="00000000">
        <w:rPr>
          <w:rFonts w:ascii="Roboto" w:cs="Roboto" w:eastAsia="Roboto" w:hAnsi="Roboto"/>
          <w:color w:val="455463"/>
          <w:rtl w:val="0"/>
        </w:rPr>
        <w:t xml:space="preserve">             </w:t>
      </w:r>
      <w:r w:rsidDel="00000000" w:rsidR="00000000" w:rsidRPr="00000000">
        <w:rPr>
          <w:rFonts w:ascii="Courier New" w:cs="Courier New" w:eastAsia="Courier New" w:hAnsi="Courier New"/>
          <w:color w:val="424242"/>
          <w:sz w:val="21"/>
          <w:szCs w:val="21"/>
          <w:rtl w:val="0"/>
        </w:rPr>
        <w:t xml:space="preserve">IEnumerator </w:t>
      </w:r>
      <w:r w:rsidDel="00000000" w:rsidR="00000000" w:rsidRPr="00000000">
        <w:rPr>
          <w:rFonts w:ascii="Courier New" w:cs="Courier New" w:eastAsia="Courier New" w:hAnsi="Courier New"/>
          <w:b w:val="1"/>
          <w:color w:val="424242"/>
          <w:sz w:val="21"/>
          <w:szCs w:val="21"/>
          <w:rtl w:val="0"/>
        </w:rPr>
        <w:t xml:space="preserve">MyCoroutine</w:t>
      </w:r>
      <w:r w:rsidDel="00000000" w:rsidR="00000000" w:rsidRPr="00000000">
        <w:rPr>
          <w:rFonts w:ascii="Courier New" w:cs="Courier New" w:eastAsia="Courier New" w:hAnsi="Courier New"/>
          <w:color w:val="424242"/>
          <w:sz w:val="21"/>
          <w:szCs w:val="21"/>
          <w:rtl w:val="0"/>
        </w:rPr>
        <w:t xml:space="preserve">()</w:t>
      </w:r>
    </w:p>
    <w:p w:rsidR="00000000" w:rsidDel="00000000" w:rsidP="00000000" w:rsidRDefault="00000000" w:rsidRPr="00000000" w14:paraId="00000170">
      <w:pPr>
        <w:ind w:left="1440" w:firstLine="0"/>
        <w:rPr>
          <w:rFonts w:ascii="Courier New" w:cs="Courier New" w:eastAsia="Courier New" w:hAnsi="Courier New"/>
          <w:color w:val="424242"/>
          <w:sz w:val="21"/>
          <w:szCs w:val="21"/>
        </w:rPr>
      </w:pPr>
      <w:r w:rsidDel="00000000" w:rsidR="00000000" w:rsidRPr="00000000">
        <w:rPr>
          <w:rFonts w:ascii="Courier New" w:cs="Courier New" w:eastAsia="Courier New" w:hAnsi="Courier New"/>
          <w:color w:val="424242"/>
          <w:sz w:val="21"/>
          <w:szCs w:val="21"/>
          <w:rtl w:val="0"/>
        </w:rPr>
        <w:t xml:space="preserve">      {</w:t>
      </w:r>
    </w:p>
    <w:p w:rsidR="00000000" w:rsidDel="00000000" w:rsidP="00000000" w:rsidRDefault="00000000" w:rsidRPr="00000000" w14:paraId="00000171">
      <w:pPr>
        <w:ind w:left="1440" w:firstLine="0"/>
        <w:rPr>
          <w:rFonts w:ascii="Courier New" w:cs="Courier New" w:eastAsia="Courier New" w:hAnsi="Courier New"/>
          <w:color w:val="424242"/>
          <w:sz w:val="21"/>
          <w:szCs w:val="21"/>
        </w:rPr>
      </w:pPr>
      <w:r w:rsidDel="00000000" w:rsidR="00000000" w:rsidRPr="00000000">
        <w:rPr>
          <w:rFonts w:ascii="Courier New" w:cs="Courier New" w:eastAsia="Courier New" w:hAnsi="Courier New"/>
          <w:color w:val="424242"/>
          <w:sz w:val="21"/>
          <w:szCs w:val="21"/>
          <w:rtl w:val="0"/>
        </w:rPr>
        <w:t xml:space="preserve">         </w:t>
      </w:r>
      <w:r w:rsidDel="00000000" w:rsidR="00000000" w:rsidRPr="00000000">
        <w:rPr>
          <w:rFonts w:ascii="Courier New" w:cs="Courier New" w:eastAsia="Courier New" w:hAnsi="Courier New"/>
          <w:b w:val="1"/>
          <w:color w:val="424242"/>
          <w:sz w:val="21"/>
          <w:szCs w:val="21"/>
          <w:rtl w:val="0"/>
        </w:rPr>
        <w:t xml:space="preserve">while</w:t>
      </w:r>
      <w:r w:rsidDel="00000000" w:rsidR="00000000" w:rsidRPr="00000000">
        <w:rPr>
          <w:rFonts w:ascii="Courier New" w:cs="Courier New" w:eastAsia="Courier New" w:hAnsi="Courier New"/>
          <w:color w:val="424242"/>
          <w:sz w:val="21"/>
          <w:szCs w:val="21"/>
          <w:rtl w:val="0"/>
        </w:rPr>
        <w:t xml:space="preserve">(true)</w:t>
      </w:r>
    </w:p>
    <w:p w:rsidR="00000000" w:rsidDel="00000000" w:rsidP="00000000" w:rsidRDefault="00000000" w:rsidRPr="00000000" w14:paraId="00000172">
      <w:pPr>
        <w:ind w:left="1440" w:firstLine="0"/>
        <w:rPr>
          <w:rFonts w:ascii="Courier New" w:cs="Courier New" w:eastAsia="Courier New" w:hAnsi="Courier New"/>
          <w:color w:val="424242"/>
          <w:sz w:val="21"/>
          <w:szCs w:val="21"/>
        </w:rPr>
      </w:pPr>
      <w:r w:rsidDel="00000000" w:rsidR="00000000" w:rsidRPr="00000000">
        <w:rPr>
          <w:rFonts w:ascii="Courier New" w:cs="Courier New" w:eastAsia="Courier New" w:hAnsi="Courier New"/>
          <w:color w:val="424242"/>
          <w:sz w:val="21"/>
          <w:szCs w:val="21"/>
          <w:rtl w:val="0"/>
        </w:rPr>
        <w:t xml:space="preserve">          {</w:t>
      </w:r>
    </w:p>
    <w:p w:rsidR="00000000" w:rsidDel="00000000" w:rsidP="00000000" w:rsidRDefault="00000000" w:rsidRPr="00000000" w14:paraId="00000173">
      <w:pPr>
        <w:ind w:left="1440" w:firstLine="0"/>
        <w:rPr>
          <w:rFonts w:ascii="Courier New" w:cs="Courier New" w:eastAsia="Courier New" w:hAnsi="Courier New"/>
          <w:color w:val="424242"/>
          <w:sz w:val="21"/>
          <w:szCs w:val="21"/>
        </w:rPr>
      </w:pPr>
      <w:r w:rsidDel="00000000" w:rsidR="00000000" w:rsidRPr="00000000">
        <w:rPr>
          <w:rFonts w:ascii="Courier New" w:cs="Courier New" w:eastAsia="Courier New" w:hAnsi="Courier New"/>
          <w:b w:val="1"/>
          <w:color w:val="424242"/>
          <w:sz w:val="21"/>
          <w:szCs w:val="21"/>
          <w:rtl w:val="0"/>
        </w:rPr>
        <w:t xml:space="preserve">            yield</w:t>
      </w:r>
      <w:r w:rsidDel="00000000" w:rsidR="00000000" w:rsidRPr="00000000">
        <w:rPr>
          <w:rFonts w:ascii="Courier New" w:cs="Courier New" w:eastAsia="Courier New" w:hAnsi="Courier New"/>
          <w:color w:val="424242"/>
          <w:sz w:val="21"/>
          <w:szCs w:val="21"/>
          <w:rtl w:val="0"/>
        </w:rPr>
        <w:t xml:space="preserve"> </w:t>
      </w:r>
      <w:r w:rsidDel="00000000" w:rsidR="00000000" w:rsidRPr="00000000">
        <w:rPr>
          <w:rFonts w:ascii="Courier New" w:cs="Courier New" w:eastAsia="Courier New" w:hAnsi="Courier New"/>
          <w:b w:val="1"/>
          <w:color w:val="424242"/>
          <w:sz w:val="21"/>
          <w:szCs w:val="21"/>
          <w:rtl w:val="0"/>
        </w:rPr>
        <w:t xml:space="preserve">return</w:t>
      </w:r>
      <w:r w:rsidDel="00000000" w:rsidR="00000000" w:rsidRPr="00000000">
        <w:rPr>
          <w:rFonts w:ascii="Courier New" w:cs="Courier New" w:eastAsia="Courier New" w:hAnsi="Courier New"/>
          <w:color w:val="424242"/>
          <w:sz w:val="21"/>
          <w:szCs w:val="21"/>
          <w:rtl w:val="0"/>
        </w:rPr>
        <w:t xml:space="preserve"> null;</w:t>
      </w:r>
    </w:p>
    <w:p w:rsidR="00000000" w:rsidDel="00000000" w:rsidP="00000000" w:rsidRDefault="00000000" w:rsidRPr="00000000" w14:paraId="00000174">
      <w:pPr>
        <w:ind w:left="1440" w:firstLine="0"/>
        <w:rPr>
          <w:rFonts w:ascii="Courier New" w:cs="Courier New" w:eastAsia="Courier New" w:hAnsi="Courier New"/>
          <w:color w:val="424242"/>
          <w:sz w:val="21"/>
          <w:szCs w:val="21"/>
        </w:rPr>
      </w:pPr>
      <w:r w:rsidDel="00000000" w:rsidR="00000000" w:rsidRPr="00000000">
        <w:rPr>
          <w:rFonts w:ascii="Courier New" w:cs="Courier New" w:eastAsia="Courier New" w:hAnsi="Courier New"/>
          <w:color w:val="424242"/>
          <w:sz w:val="21"/>
          <w:szCs w:val="21"/>
          <w:rtl w:val="0"/>
        </w:rPr>
        <w:t xml:space="preserve">          }</w:t>
      </w:r>
    </w:p>
    <w:p w:rsidR="00000000" w:rsidDel="00000000" w:rsidP="00000000" w:rsidRDefault="00000000" w:rsidRPr="00000000" w14:paraId="00000175">
      <w:pPr>
        <w:ind w:left="1440" w:firstLine="0"/>
        <w:rPr>
          <w:rFonts w:ascii="Roboto" w:cs="Roboto" w:eastAsia="Roboto" w:hAnsi="Roboto"/>
          <w:color w:val="455463"/>
        </w:rPr>
      </w:pPr>
      <w:r w:rsidDel="00000000" w:rsidR="00000000" w:rsidRPr="00000000">
        <w:rPr>
          <w:rFonts w:ascii="Courier New" w:cs="Courier New" w:eastAsia="Courier New" w:hAnsi="Courier New"/>
          <w:color w:val="424242"/>
          <w:sz w:val="21"/>
          <w:szCs w:val="21"/>
          <w:rtl w:val="0"/>
        </w:rPr>
        <w:t xml:space="preserve">      }</w:t>
      </w:r>
      <w:r w:rsidDel="00000000" w:rsidR="00000000" w:rsidRPr="00000000">
        <w:rPr>
          <w:rtl w:val="0"/>
        </w:rPr>
      </w:r>
    </w:p>
    <w:p w:rsidR="00000000" w:rsidDel="00000000" w:rsidP="00000000" w:rsidRDefault="00000000" w:rsidRPr="00000000" w14:paraId="0000017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40" w:lineRule="auto"/>
        <w:rPr>
          <w:rFonts w:ascii="Roboto" w:cs="Roboto" w:eastAsia="Roboto" w:hAnsi="Roboto"/>
          <w:b w:val="1"/>
          <w:color w:val="1b2229"/>
          <w:sz w:val="48"/>
          <w:szCs w:val="48"/>
          <w:highlight w:val="white"/>
        </w:rPr>
      </w:pPr>
      <w:bookmarkStart w:colFirst="0" w:colLast="0" w:name="_heading=h.10wsb7a82k7n" w:id="43"/>
      <w:bookmarkEnd w:id="43"/>
      <w:r w:rsidDel="00000000" w:rsidR="00000000" w:rsidRPr="00000000">
        <w:rPr>
          <w:rFonts w:ascii="Roboto" w:cs="Roboto" w:eastAsia="Roboto" w:hAnsi="Roboto"/>
          <w:b w:val="1"/>
          <w:color w:val="1b2229"/>
          <w:sz w:val="48"/>
          <w:szCs w:val="48"/>
          <w:highlight w:val="white"/>
          <w:rtl w:val="0"/>
        </w:rPr>
        <w:t xml:space="preserve">Invoke</w:t>
      </w:r>
    </w:p>
    <w:p w:rsidR="00000000" w:rsidDel="00000000" w:rsidP="00000000" w:rsidRDefault="00000000" w:rsidRPr="00000000" w14:paraId="00000177">
      <w:pPr>
        <w:numPr>
          <w:ilvl w:val="0"/>
          <w:numId w:val="4"/>
        </w:numPr>
        <w:ind w:left="720" w:hanging="360"/>
        <w:rPr>
          <w:rFonts w:ascii="Roboto" w:cs="Roboto" w:eastAsia="Roboto" w:hAnsi="Roboto"/>
          <w:color w:val="455463"/>
        </w:rPr>
      </w:pPr>
      <w:r w:rsidDel="00000000" w:rsidR="00000000" w:rsidRPr="00000000">
        <w:rPr>
          <w:rFonts w:ascii="Roboto" w:cs="Roboto" w:eastAsia="Roboto" w:hAnsi="Roboto"/>
          <w:color w:val="455463"/>
          <w:rtl w:val="0"/>
        </w:rPr>
        <w:t xml:space="preserve">If time is set to 0 and Invoke is called before the first frame update, the method is invoked at the next Update cycle before </w:t>
      </w:r>
      <w:r w:rsidDel="00000000" w:rsidR="00000000" w:rsidRPr="00000000">
        <w:rPr>
          <w:rFonts w:ascii="Roboto" w:cs="Roboto" w:eastAsia="Roboto" w:hAnsi="Roboto"/>
          <w:color w:val="455463"/>
          <w:rtl w:val="0"/>
        </w:rPr>
        <w:t xml:space="preserve">MonoBehaviour.Update</w:t>
      </w:r>
      <w:r w:rsidDel="00000000" w:rsidR="00000000" w:rsidRPr="00000000">
        <w:rPr>
          <w:rFonts w:ascii="Roboto" w:cs="Roboto" w:eastAsia="Roboto" w:hAnsi="Roboto"/>
          <w:color w:val="455463"/>
          <w:rtl w:val="0"/>
        </w:rPr>
        <w:t xml:space="preserve">. In this case, it's better to call the function directly.</w:t>
      </w:r>
    </w:p>
    <w:p w:rsidR="00000000" w:rsidDel="00000000" w:rsidP="00000000" w:rsidRDefault="00000000" w:rsidRPr="00000000" w14:paraId="00000178">
      <w:pPr>
        <w:numPr>
          <w:ilvl w:val="0"/>
          <w:numId w:val="4"/>
        </w:numPr>
        <w:ind w:left="720" w:hanging="360"/>
        <w:rPr>
          <w:rFonts w:ascii="Roboto" w:cs="Roboto" w:eastAsia="Roboto" w:hAnsi="Roboto"/>
          <w:color w:val="455463"/>
        </w:rPr>
      </w:pPr>
      <w:r w:rsidDel="00000000" w:rsidR="00000000" w:rsidRPr="00000000">
        <w:rPr>
          <w:rFonts w:ascii="Roboto" w:cs="Roboto" w:eastAsia="Roboto" w:hAnsi="Roboto"/>
          <w:color w:val="455463"/>
          <w:rtl w:val="0"/>
        </w:rPr>
        <w:t xml:space="preserve">Setting time to negative values is identical to setting it to 0.</w:t>
      </w:r>
    </w:p>
    <w:p w:rsidR="00000000" w:rsidDel="00000000" w:rsidP="00000000" w:rsidRDefault="00000000" w:rsidRPr="00000000" w14:paraId="00000179">
      <w:pPr>
        <w:numPr>
          <w:ilvl w:val="0"/>
          <w:numId w:val="4"/>
        </w:numPr>
        <w:ind w:left="720" w:hanging="360"/>
        <w:rPr>
          <w:rFonts w:ascii="Roboto" w:cs="Roboto" w:eastAsia="Roboto" w:hAnsi="Roboto"/>
          <w:color w:val="455463"/>
        </w:rPr>
      </w:pPr>
      <w:r w:rsidDel="00000000" w:rsidR="00000000" w:rsidRPr="00000000">
        <w:rPr>
          <w:rFonts w:ascii="Roboto" w:cs="Roboto" w:eastAsia="Roboto" w:hAnsi="Roboto"/>
          <w:color w:val="455463"/>
          <w:rtl w:val="0"/>
        </w:rPr>
        <w:t xml:space="preserve">The order of execution of the method depends on the timing of the invocation.</w:t>
      </w:r>
    </w:p>
    <w:p w:rsidR="00000000" w:rsidDel="00000000" w:rsidP="00000000" w:rsidRDefault="00000000" w:rsidRPr="00000000" w14:paraId="0000017A">
      <w:pPr>
        <w:ind w:left="720" w:firstLine="0"/>
        <w:rPr>
          <w:rFonts w:ascii="Roboto" w:cs="Roboto" w:eastAsia="Roboto" w:hAnsi="Roboto"/>
          <w:color w:val="455463"/>
          <w:sz w:val="24"/>
          <w:szCs w:val="24"/>
        </w:rPr>
      </w:pPr>
      <w:r w:rsidDel="00000000" w:rsidR="00000000" w:rsidRPr="00000000">
        <w:rPr>
          <w:rFonts w:ascii="Roboto" w:cs="Roboto" w:eastAsia="Roboto" w:hAnsi="Roboto"/>
          <w:color w:val="455463"/>
          <w:sz w:val="21"/>
          <w:szCs w:val="21"/>
          <w:rtl w:val="0"/>
        </w:rPr>
        <w:t xml:space="preserve">     </w:t>
      </w:r>
      <w:r w:rsidDel="00000000" w:rsidR="00000000" w:rsidRPr="00000000">
        <w:rPr>
          <w:rFonts w:ascii="Roboto" w:cs="Roboto" w:eastAsia="Roboto" w:hAnsi="Roboto"/>
          <w:color w:val="455463"/>
          <w:sz w:val="24"/>
          <w:szCs w:val="24"/>
          <w:rtl w:val="0"/>
        </w:rPr>
        <w:t xml:space="preserve"> public void </w:t>
      </w:r>
      <w:r w:rsidDel="00000000" w:rsidR="00000000" w:rsidRPr="00000000">
        <w:rPr>
          <w:rFonts w:ascii="Roboto" w:cs="Roboto" w:eastAsia="Roboto" w:hAnsi="Roboto"/>
          <w:b w:val="1"/>
          <w:color w:val="455463"/>
          <w:sz w:val="24"/>
          <w:szCs w:val="24"/>
          <w:rtl w:val="0"/>
        </w:rPr>
        <w:t xml:space="preserve">Invoke</w:t>
      </w:r>
      <w:r w:rsidDel="00000000" w:rsidR="00000000" w:rsidRPr="00000000">
        <w:rPr>
          <w:rFonts w:ascii="Roboto" w:cs="Roboto" w:eastAsia="Roboto" w:hAnsi="Roboto"/>
          <w:color w:val="455463"/>
          <w:sz w:val="24"/>
          <w:szCs w:val="24"/>
          <w:rtl w:val="0"/>
        </w:rPr>
        <w:t xml:space="preserve">(string </w:t>
      </w:r>
      <w:r w:rsidDel="00000000" w:rsidR="00000000" w:rsidRPr="00000000">
        <w:rPr>
          <w:rFonts w:ascii="Roboto" w:cs="Roboto" w:eastAsia="Roboto" w:hAnsi="Roboto"/>
          <w:b w:val="1"/>
          <w:color w:val="455463"/>
          <w:sz w:val="24"/>
          <w:szCs w:val="24"/>
          <w:rtl w:val="0"/>
        </w:rPr>
        <w:t xml:space="preserve">methodName</w:t>
      </w:r>
      <w:r w:rsidDel="00000000" w:rsidR="00000000" w:rsidRPr="00000000">
        <w:rPr>
          <w:rFonts w:ascii="Roboto" w:cs="Roboto" w:eastAsia="Roboto" w:hAnsi="Roboto"/>
          <w:color w:val="455463"/>
          <w:sz w:val="24"/>
          <w:szCs w:val="24"/>
          <w:rtl w:val="0"/>
        </w:rPr>
        <w:t xml:space="preserve">, float </w:t>
      </w:r>
      <w:r w:rsidDel="00000000" w:rsidR="00000000" w:rsidRPr="00000000">
        <w:rPr>
          <w:rFonts w:ascii="Roboto" w:cs="Roboto" w:eastAsia="Roboto" w:hAnsi="Roboto"/>
          <w:b w:val="1"/>
          <w:color w:val="455463"/>
          <w:sz w:val="24"/>
          <w:szCs w:val="24"/>
          <w:rtl w:val="0"/>
        </w:rPr>
        <w:t xml:space="preserve">time</w:t>
      </w:r>
      <w:r w:rsidDel="00000000" w:rsidR="00000000" w:rsidRPr="00000000">
        <w:rPr>
          <w:rFonts w:ascii="Roboto" w:cs="Roboto" w:eastAsia="Roboto" w:hAnsi="Roboto"/>
          <w:color w:val="455463"/>
          <w:sz w:val="24"/>
          <w:szCs w:val="24"/>
          <w:rtl w:val="0"/>
        </w:rPr>
        <w:t xml:space="preserve">);</w:t>
      </w:r>
    </w:p>
    <w:p w:rsidR="00000000" w:rsidDel="00000000" w:rsidP="00000000" w:rsidRDefault="00000000" w:rsidRPr="00000000" w14:paraId="0000017B">
      <w:pPr>
        <w:pStyle w:val="Heading2"/>
        <w:keepNext w:val="0"/>
        <w:keepLines w:val="0"/>
        <w:numPr>
          <w:ilvl w:val="0"/>
          <w:numId w:val="5"/>
        </w:numPr>
        <w:shd w:fill="ffffff" w:val="clear"/>
        <w:spacing w:after="80" w:before="0" w:line="288" w:lineRule="auto"/>
        <w:ind w:left="1440" w:hanging="360"/>
        <w:jc w:val="both"/>
        <w:rPr>
          <w:rFonts w:ascii="Roboto" w:cs="Roboto" w:eastAsia="Roboto" w:hAnsi="Roboto"/>
          <w:b w:val="1"/>
          <w:color w:val="455463"/>
          <w:sz w:val="28"/>
          <w:szCs w:val="28"/>
        </w:rPr>
      </w:pPr>
      <w:bookmarkStart w:colFirst="0" w:colLast="0" w:name="_heading=h.k0ftgjb5ycbo" w:id="44"/>
      <w:bookmarkEnd w:id="44"/>
      <w:r w:rsidDel="00000000" w:rsidR="00000000" w:rsidRPr="00000000">
        <w:rPr>
          <w:rFonts w:ascii="Roboto" w:cs="Roboto" w:eastAsia="Roboto" w:hAnsi="Roboto"/>
          <w:b w:val="1"/>
          <w:color w:val="212529"/>
          <w:sz w:val="28"/>
          <w:szCs w:val="28"/>
          <w:rtl w:val="0"/>
        </w:rPr>
        <w:t xml:space="preserve">Invoke</w:t>
      </w:r>
    </w:p>
    <w:p w:rsidR="00000000" w:rsidDel="00000000" w:rsidP="00000000" w:rsidRDefault="00000000" w:rsidRPr="00000000" w14:paraId="0000017C">
      <w:pPr>
        <w:ind w:left="1440" w:firstLine="0"/>
        <w:rPr>
          <w:rFonts w:ascii="Roboto" w:cs="Roboto" w:eastAsia="Roboto" w:hAnsi="Roboto"/>
          <w:color w:val="050505"/>
          <w:highlight w:val="white"/>
        </w:rPr>
      </w:pPr>
      <w:r w:rsidDel="00000000" w:rsidR="00000000" w:rsidRPr="00000000">
        <w:rPr>
          <w:rFonts w:ascii="Roboto" w:cs="Roboto" w:eastAsia="Roboto" w:hAnsi="Roboto"/>
          <w:color w:val="050505"/>
          <w:highlight w:val="white"/>
          <w:rtl w:val="0"/>
        </w:rPr>
        <w:t xml:space="preserve">invoke </w:t>
      </w:r>
      <w:r w:rsidDel="00000000" w:rsidR="00000000" w:rsidRPr="00000000">
        <w:rPr>
          <w:rFonts w:ascii="Roboto" w:cs="Roboto" w:eastAsia="Roboto" w:hAnsi="Roboto"/>
          <w:color w:val="050505"/>
          <w:highlight w:val="white"/>
          <w:rtl w:val="0"/>
        </w:rPr>
        <w:t xml:space="preserve">is a public method of MonoBehaviour class (so you can access it from your game scripts). It takes method name and time as parameters and it can be used in that way:</w:t>
      </w:r>
    </w:p>
    <w:p w:rsidR="00000000" w:rsidDel="00000000" w:rsidP="00000000" w:rsidRDefault="00000000" w:rsidRPr="00000000" w14:paraId="0000017D">
      <w:pPr>
        <w:ind w:left="1440" w:firstLine="0"/>
        <w:jc w:val="both"/>
        <w:rPr>
          <w:rFonts w:ascii="Roboto" w:cs="Roboto" w:eastAsia="Roboto" w:hAnsi="Roboto"/>
          <w:b w:val="1"/>
          <w:color w:val="212529"/>
          <w:highlight w:val="white"/>
        </w:rPr>
      </w:pPr>
      <w:r w:rsidDel="00000000" w:rsidR="00000000" w:rsidRPr="00000000">
        <w:rPr>
          <w:rFonts w:ascii="Roboto" w:cs="Roboto" w:eastAsia="Roboto" w:hAnsi="Roboto"/>
          <w:b w:val="1"/>
          <w:color w:val="212529"/>
          <w:highlight w:val="white"/>
          <w:rtl w:val="0"/>
        </w:rPr>
        <w:t xml:space="preserve">                </w:t>
      </w:r>
      <w:r w:rsidDel="00000000" w:rsidR="00000000" w:rsidRPr="00000000">
        <w:rPr>
          <w:rFonts w:ascii="Roboto" w:cs="Roboto" w:eastAsia="Roboto" w:hAnsi="Roboto"/>
          <w:b w:val="1"/>
          <w:color w:val="212529"/>
          <w:highlight w:val="white"/>
          <w:rtl w:val="0"/>
        </w:rPr>
        <w:t xml:space="preserve">Invoke("LaunchProjectile", 2);</w:t>
      </w:r>
    </w:p>
    <w:p w:rsidR="00000000" w:rsidDel="00000000" w:rsidP="00000000" w:rsidRDefault="00000000" w:rsidRPr="00000000" w14:paraId="0000017E">
      <w:pPr>
        <w:pStyle w:val="Heading2"/>
        <w:keepNext w:val="0"/>
        <w:keepLines w:val="0"/>
        <w:numPr>
          <w:ilvl w:val="0"/>
          <w:numId w:val="5"/>
        </w:numPr>
        <w:shd w:fill="ffffff" w:val="clear"/>
        <w:spacing w:after="80" w:before="0" w:line="288" w:lineRule="auto"/>
        <w:ind w:left="1440" w:hanging="360"/>
        <w:jc w:val="both"/>
        <w:rPr>
          <w:rFonts w:ascii="Roboto" w:cs="Roboto" w:eastAsia="Roboto" w:hAnsi="Roboto"/>
          <w:b w:val="1"/>
          <w:color w:val="455463"/>
          <w:sz w:val="28"/>
          <w:szCs w:val="28"/>
        </w:rPr>
      </w:pPr>
      <w:bookmarkStart w:colFirst="0" w:colLast="0" w:name="_heading=h.ro3kweazdlif" w:id="45"/>
      <w:bookmarkEnd w:id="45"/>
      <w:r w:rsidDel="00000000" w:rsidR="00000000" w:rsidRPr="00000000">
        <w:rPr>
          <w:rFonts w:ascii="Roboto" w:cs="Roboto" w:eastAsia="Roboto" w:hAnsi="Roboto"/>
          <w:b w:val="1"/>
          <w:color w:val="212529"/>
          <w:sz w:val="28"/>
          <w:szCs w:val="28"/>
          <w:rtl w:val="0"/>
        </w:rPr>
        <w:t xml:space="preserve">InvokeRepeating</w:t>
      </w:r>
    </w:p>
    <w:p w:rsidR="00000000" w:rsidDel="00000000" w:rsidP="00000000" w:rsidRDefault="00000000" w:rsidRPr="00000000" w14:paraId="0000017F">
      <w:pPr>
        <w:ind w:left="1440" w:firstLine="0"/>
        <w:rPr>
          <w:rFonts w:ascii="Roboto" w:cs="Roboto" w:eastAsia="Roboto" w:hAnsi="Roboto"/>
          <w:color w:val="050505"/>
          <w:highlight w:val="white"/>
        </w:rPr>
      </w:pPr>
      <w:r w:rsidDel="00000000" w:rsidR="00000000" w:rsidRPr="00000000">
        <w:rPr>
          <w:rFonts w:ascii="Roboto" w:cs="Roboto" w:eastAsia="Roboto" w:hAnsi="Roboto"/>
          <w:highlight w:val="white"/>
          <w:rtl w:val="0"/>
        </w:rPr>
        <w:t xml:space="preserve">Invoke</w:t>
      </w:r>
      <w:r w:rsidDel="00000000" w:rsidR="00000000" w:rsidRPr="00000000">
        <w:rPr>
          <w:rFonts w:ascii="Roboto" w:cs="Roboto" w:eastAsia="Roboto" w:hAnsi="Roboto"/>
          <w:i w:val="1"/>
          <w:highlight w:val="white"/>
          <w:rtl w:val="0"/>
        </w:rPr>
        <w:t xml:space="preserve">Repeating</w:t>
      </w:r>
      <w:r w:rsidDel="00000000" w:rsidR="00000000" w:rsidRPr="00000000">
        <w:rPr>
          <w:rFonts w:ascii="Roboto" w:cs="Roboto" w:eastAsia="Roboto" w:hAnsi="Roboto"/>
          <w:color w:val="050505"/>
          <w:highlight w:val="white"/>
          <w:rtl w:val="0"/>
        </w:rPr>
        <w:t xml:space="preserve"> is very similar to </w:t>
      </w:r>
      <w:r w:rsidDel="00000000" w:rsidR="00000000" w:rsidRPr="00000000">
        <w:rPr>
          <w:rFonts w:ascii="Roboto" w:cs="Roboto" w:eastAsia="Roboto" w:hAnsi="Roboto"/>
          <w:color w:val="050505"/>
          <w:highlight w:val="white"/>
          <w:rtl w:val="0"/>
        </w:rPr>
        <w:t xml:space="preserve">Invoke </w:t>
      </w:r>
      <w:r w:rsidDel="00000000" w:rsidR="00000000" w:rsidRPr="00000000">
        <w:rPr>
          <w:rFonts w:ascii="Roboto" w:cs="Roboto" w:eastAsia="Roboto" w:hAnsi="Roboto"/>
          <w:color w:val="050505"/>
          <w:highlight w:val="white"/>
          <w:rtl w:val="0"/>
        </w:rPr>
        <w:t xml:space="preserve">method but it takes repeat interval as a third parameter, so there can be a difference between the first execution time and any other.</w:t>
      </w:r>
    </w:p>
    <w:p w:rsidR="00000000" w:rsidDel="00000000" w:rsidP="00000000" w:rsidRDefault="00000000" w:rsidRPr="00000000" w14:paraId="00000180">
      <w:pPr>
        <w:ind w:left="1440" w:firstLine="0"/>
        <w:jc w:val="both"/>
        <w:rPr>
          <w:rFonts w:ascii="Roboto" w:cs="Roboto" w:eastAsia="Roboto" w:hAnsi="Roboto"/>
          <w:b w:val="1"/>
          <w:color w:val="212529"/>
          <w:highlight w:val="white"/>
        </w:rPr>
      </w:pPr>
      <w:r w:rsidDel="00000000" w:rsidR="00000000" w:rsidRPr="00000000">
        <w:rPr>
          <w:rFonts w:ascii="Roboto" w:cs="Roboto" w:eastAsia="Roboto" w:hAnsi="Roboto"/>
          <w:b w:val="1"/>
          <w:color w:val="212529"/>
          <w:highlight w:val="white"/>
          <w:rtl w:val="0"/>
        </w:rPr>
        <w:t xml:space="preserve">            </w:t>
      </w:r>
      <w:r w:rsidDel="00000000" w:rsidR="00000000" w:rsidRPr="00000000">
        <w:rPr>
          <w:rFonts w:ascii="Roboto" w:cs="Roboto" w:eastAsia="Roboto" w:hAnsi="Roboto"/>
          <w:b w:val="1"/>
          <w:color w:val="212529"/>
          <w:highlight w:val="white"/>
          <w:rtl w:val="0"/>
        </w:rPr>
        <w:t xml:space="preserve">InvokeRepeating("LaunchProjectile", 2, 0.3f);</w:t>
      </w:r>
    </w:p>
    <w:p w:rsidR="00000000" w:rsidDel="00000000" w:rsidP="00000000" w:rsidRDefault="00000000" w:rsidRPr="00000000" w14:paraId="00000181">
      <w:pPr>
        <w:ind w:left="1440" w:firstLine="0"/>
        <w:rPr>
          <w:rFonts w:ascii="Roboto" w:cs="Roboto" w:eastAsia="Roboto" w:hAnsi="Roboto"/>
          <w:color w:val="050505"/>
          <w:highlight w:val="white"/>
        </w:rPr>
      </w:pPr>
      <w:r w:rsidDel="00000000" w:rsidR="00000000" w:rsidRPr="00000000">
        <w:rPr>
          <w:rtl w:val="0"/>
        </w:rPr>
      </w:r>
    </w:p>
    <w:p w:rsidR="00000000" w:rsidDel="00000000" w:rsidP="00000000" w:rsidRDefault="00000000" w:rsidRPr="00000000" w14:paraId="00000182">
      <w:pPr>
        <w:ind w:left="1440" w:firstLine="0"/>
        <w:rPr>
          <w:rFonts w:ascii="Roboto" w:cs="Roboto" w:eastAsia="Roboto" w:hAnsi="Roboto"/>
          <w:color w:val="050505"/>
          <w:highlight w:val="white"/>
        </w:rPr>
      </w:pPr>
      <w:r w:rsidDel="00000000" w:rsidR="00000000" w:rsidRPr="00000000">
        <w:rPr>
          <w:rtl w:val="0"/>
        </w:rPr>
      </w:r>
    </w:p>
    <w:p w:rsidR="00000000" w:rsidDel="00000000" w:rsidP="00000000" w:rsidRDefault="00000000" w:rsidRPr="00000000" w14:paraId="00000183">
      <w:pPr>
        <w:ind w:left="0" w:firstLine="0"/>
        <w:rPr>
          <w:rFonts w:ascii="Roboto" w:cs="Roboto" w:eastAsia="Roboto" w:hAnsi="Roboto"/>
          <w:color w:val="455463"/>
          <w:sz w:val="24"/>
          <w:szCs w:val="24"/>
        </w:rPr>
      </w:pPr>
      <w:r w:rsidDel="00000000" w:rsidR="00000000" w:rsidRPr="00000000">
        <w:rPr>
          <w:rFonts w:ascii="Roboto" w:cs="Roboto" w:eastAsia="Roboto" w:hAnsi="Roboto"/>
          <w:color w:val="455463"/>
          <w:sz w:val="24"/>
          <w:szCs w:val="24"/>
          <w:rtl w:val="0"/>
        </w:rPr>
        <w:t xml:space="preserve">          </w:t>
      </w:r>
      <w:r w:rsidDel="00000000" w:rsidR="00000000" w:rsidRPr="00000000">
        <w:rPr>
          <w:rtl w:val="0"/>
        </w:rPr>
      </w:r>
    </w:p>
    <w:p w:rsidR="00000000" w:rsidDel="00000000" w:rsidP="00000000" w:rsidRDefault="00000000" w:rsidRPr="00000000" w14:paraId="00000184">
      <w:pPr>
        <w:shd w:fill="ffffff" w:val="clear"/>
        <w:spacing w:after="280" w:before="280" w:line="240" w:lineRule="auto"/>
        <w:ind w:left="720"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85">
      <w:pPr>
        <w:shd w:fill="ffffff" w:val="clear"/>
        <w:spacing w:after="280" w:before="280" w:line="240" w:lineRule="auto"/>
        <w:ind w:left="720"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186">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187">
      <w:pPr>
        <w:ind w:left="0" w:firstLine="0"/>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88">
      <w:pPr>
        <w:pBdr>
          <w:top w:color="000000" w:space="2" w:sz="0" w:val="none"/>
          <w:bottom w:color="000000" w:space="2" w:sz="0" w:val="none"/>
          <w:right w:color="000000" w:space="2" w:sz="0" w:val="none"/>
          <w:between w:color="000000" w:space="2" w:sz="0" w:val="none"/>
        </w:pBdr>
        <w:shd w:fill="ffffff" w:val="clear"/>
        <w:spacing w:after="240" w:before="300" w:line="375" w:lineRule="auto"/>
        <w:ind w:left="720" w:firstLine="0"/>
        <w:rPr>
          <w:rFonts w:ascii="Roboto" w:cs="Roboto" w:eastAsia="Roboto" w:hAnsi="Roboto"/>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hyperlink" Target="https://docs.unity3d.com/ScriptReference/Coroutine.html" TargetMode="External"/><Relationship Id="rId8" Type="http://schemas.openxmlformats.org/officeDocument/2006/relationships/image" Target="media/image19.png"/><Relationship Id="rId31" Type="http://schemas.openxmlformats.org/officeDocument/2006/relationships/image" Target="media/image9.png"/><Relationship Id="rId30" Type="http://schemas.openxmlformats.org/officeDocument/2006/relationships/image" Target="media/image6.png"/><Relationship Id="rId11" Type="http://schemas.openxmlformats.org/officeDocument/2006/relationships/image" Target="media/image16.png"/><Relationship Id="rId10" Type="http://schemas.openxmlformats.org/officeDocument/2006/relationships/image" Target="media/image4.png"/><Relationship Id="rId32" Type="http://schemas.openxmlformats.org/officeDocument/2006/relationships/image" Target="media/image25.png"/><Relationship Id="rId13" Type="http://schemas.openxmlformats.org/officeDocument/2006/relationships/image" Target="media/image14.png"/><Relationship Id="rId12"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png"/><Relationship Id="rId19" Type="http://schemas.openxmlformats.org/officeDocument/2006/relationships/image" Target="media/image2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Ar0gNlBg9BkwX+4WNsw9mU03dw==">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